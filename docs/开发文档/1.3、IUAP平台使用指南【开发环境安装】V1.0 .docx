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CF396E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开发环境安装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用友</w:t>
      </w:r>
      <w:r w:rsidR="003433EC">
        <w:rPr>
          <w:rFonts w:ascii="宋体" w:hAnsi="宋体" w:cs="Arial" w:hint="eastAsia"/>
          <w:sz w:val="36"/>
          <w:szCs w:val="36"/>
        </w:rPr>
        <w:t>网络科技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E75458" w:rsidRDefault="005F0694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 w:rsidRPr="005F0694">
        <w:fldChar w:fldCharType="begin"/>
      </w:r>
      <w:r w:rsidR="005A3130">
        <w:rPr>
          <w:rFonts w:hint="eastAsia"/>
        </w:rPr>
        <w:instrText>TOC \o "1-4" \h \z \u</w:instrText>
      </w:r>
      <w:r w:rsidRPr="005F0694">
        <w:fldChar w:fldCharType="separate"/>
      </w:r>
      <w:hyperlink w:anchor="_Toc515710200" w:history="1">
        <w:r w:rsidR="00E75458" w:rsidRPr="00476067">
          <w:rPr>
            <w:rStyle w:val="a7"/>
            <w:rFonts w:hint="eastAsia"/>
          </w:rPr>
          <w:t>第一章概述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1" w:history="1">
        <w:r w:rsidR="00E75458" w:rsidRPr="00476067">
          <w:rPr>
            <w:rStyle w:val="a7"/>
          </w:rPr>
          <w:t>1.1</w:t>
        </w:r>
        <w:r w:rsidR="00E75458" w:rsidRPr="00476067">
          <w:rPr>
            <w:rStyle w:val="a7"/>
            <w:rFonts w:hint="eastAsia"/>
          </w:rPr>
          <w:t>说明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2" w:history="1">
        <w:r w:rsidR="00E75458" w:rsidRPr="00476067">
          <w:rPr>
            <w:rStyle w:val="a7"/>
          </w:rPr>
          <w:t>1.2</w:t>
        </w:r>
        <w:r w:rsidR="00E75458" w:rsidRPr="00476067">
          <w:rPr>
            <w:rStyle w:val="a7"/>
            <w:rFonts w:hint="eastAsia"/>
          </w:rPr>
          <w:t>环境要求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3" w:history="1">
        <w:r w:rsidR="00E75458" w:rsidRPr="00476067">
          <w:rPr>
            <w:rStyle w:val="a7"/>
            <w:rFonts w:hint="eastAsia"/>
          </w:rPr>
          <w:t>第二章初始化数据库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4" w:history="1">
        <w:r w:rsidR="00E75458" w:rsidRPr="00476067">
          <w:rPr>
            <w:rStyle w:val="a7"/>
            <w:rFonts w:hint="eastAsia"/>
          </w:rPr>
          <w:t>第三章安装反向代理服务器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5" w:history="1">
        <w:r w:rsidR="00E75458" w:rsidRPr="00476067">
          <w:rPr>
            <w:rStyle w:val="a7"/>
          </w:rPr>
          <w:t>3.1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6" w:history="1">
        <w:r w:rsidR="00E75458" w:rsidRPr="00476067">
          <w:rPr>
            <w:rStyle w:val="a7"/>
          </w:rPr>
          <w:t>3.2</w:t>
        </w:r>
        <w:r w:rsidR="00E75458" w:rsidRPr="00476067">
          <w:rPr>
            <w:rStyle w:val="a7"/>
            <w:rFonts w:hint="eastAsia"/>
          </w:rPr>
          <w:t>启动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7" w:history="1">
        <w:r w:rsidR="00E75458" w:rsidRPr="00476067">
          <w:rPr>
            <w:rStyle w:val="a7"/>
          </w:rPr>
          <w:t>3.3</w:t>
        </w:r>
        <w:r w:rsidR="00E75458" w:rsidRPr="00476067">
          <w:rPr>
            <w:rStyle w:val="a7"/>
            <w:rFonts w:hint="eastAsia"/>
          </w:rPr>
          <w:t>验证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08" w:history="1">
        <w:r w:rsidR="00E75458" w:rsidRPr="00476067">
          <w:rPr>
            <w:rStyle w:val="a7"/>
            <w:rFonts w:hint="eastAsia"/>
          </w:rPr>
          <w:t>第四章</w:t>
        </w:r>
        <w:r w:rsidR="00E75458" w:rsidRPr="00476067">
          <w:rPr>
            <w:rStyle w:val="a7"/>
          </w:rPr>
          <w:t xml:space="preserve"> IDE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09" w:history="1">
        <w:r w:rsidR="00E75458" w:rsidRPr="00476067">
          <w:rPr>
            <w:rStyle w:val="a7"/>
          </w:rPr>
          <w:t>4.1</w:t>
        </w:r>
        <w:r w:rsidR="00E75458" w:rsidRPr="00476067">
          <w:rPr>
            <w:rStyle w:val="a7"/>
            <w:rFonts w:hint="eastAsia"/>
          </w:rPr>
          <w:t>启动</w:t>
        </w:r>
        <w:r w:rsidR="00E75458" w:rsidRPr="00476067">
          <w:rPr>
            <w:rStyle w:val="a7"/>
          </w:rPr>
          <w:t>IDE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0" w:history="1">
        <w:r w:rsidR="00E75458" w:rsidRPr="00476067">
          <w:rPr>
            <w:rStyle w:val="a7"/>
          </w:rPr>
          <w:t>4.2</w:t>
        </w:r>
        <w:r w:rsidR="00E75458" w:rsidRPr="00476067">
          <w:rPr>
            <w:rStyle w:val="a7"/>
            <w:rFonts w:hint="eastAsia"/>
          </w:rPr>
          <w:t>设置开发环境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1" w:history="1">
        <w:r w:rsidR="00E75458" w:rsidRPr="00476067">
          <w:rPr>
            <w:rStyle w:val="a7"/>
          </w:rPr>
          <w:t>4.2.1 Java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2" w:history="1">
        <w:r w:rsidR="00E75458" w:rsidRPr="00476067">
          <w:rPr>
            <w:rStyle w:val="a7"/>
          </w:rPr>
          <w:t>4.2.2 Tomcat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3" w:history="1">
        <w:r w:rsidR="00E75458" w:rsidRPr="00476067">
          <w:rPr>
            <w:rStyle w:val="a7"/>
          </w:rPr>
          <w:t>4.2.3 Maven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4" w:history="1">
        <w:r w:rsidR="00E75458" w:rsidRPr="00476067">
          <w:rPr>
            <w:rStyle w:val="a7"/>
          </w:rPr>
          <w:t>4.3</w:t>
        </w:r>
        <w:r w:rsidR="00E75458" w:rsidRPr="00476067">
          <w:rPr>
            <w:rStyle w:val="a7"/>
            <w:rFonts w:hint="eastAsia"/>
          </w:rPr>
          <w:t>导入示例工程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5" w:history="1">
        <w:r w:rsidR="00E75458" w:rsidRPr="00476067">
          <w:rPr>
            <w:rStyle w:val="a7"/>
          </w:rPr>
          <w:t>4.3.1</w:t>
        </w:r>
        <w:r w:rsidR="00E75458" w:rsidRPr="00476067">
          <w:rPr>
            <w:rStyle w:val="a7"/>
            <w:rFonts w:hint="eastAsia"/>
          </w:rPr>
          <w:t>导入工程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6" w:history="1">
        <w:r w:rsidR="00E75458" w:rsidRPr="00476067">
          <w:rPr>
            <w:rStyle w:val="a7"/>
          </w:rPr>
          <w:t>4.3.2</w:t>
        </w:r>
        <w:r w:rsidR="00E75458" w:rsidRPr="00476067">
          <w:rPr>
            <w:rStyle w:val="a7"/>
            <w:rFonts w:hint="eastAsia"/>
          </w:rPr>
          <w:t>参数修改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7" w:history="1">
        <w:r w:rsidR="00E75458" w:rsidRPr="00476067">
          <w:rPr>
            <w:rStyle w:val="a7"/>
          </w:rPr>
          <w:t>4.3.2.1 application.properties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8" w:history="1">
        <w:r w:rsidR="00E75458" w:rsidRPr="00476067">
          <w:rPr>
            <w:rStyle w:val="a7"/>
          </w:rPr>
          <w:t>4.3.2.2 applicationContext-persistence.xml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19" w:history="1">
        <w:r w:rsidR="00E75458" w:rsidRPr="00476067">
          <w:rPr>
            <w:rStyle w:val="a7"/>
          </w:rPr>
          <w:t>4.3.3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0" w:history="1">
        <w:r w:rsidR="00E75458" w:rsidRPr="00476067">
          <w:rPr>
            <w:rStyle w:val="a7"/>
          </w:rPr>
          <w:t>4.4</w:t>
        </w:r>
        <w:r w:rsidR="00E75458" w:rsidRPr="00476067">
          <w:rPr>
            <w:rStyle w:val="a7"/>
            <w:rFonts w:hint="eastAsia"/>
          </w:rPr>
          <w:t>启动</w:t>
        </w:r>
        <w:r w:rsidR="00E75458" w:rsidRPr="00476067">
          <w:rPr>
            <w:rStyle w:val="a7"/>
          </w:rPr>
          <w:t>tomcat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1" w:history="1">
        <w:r w:rsidR="00E75458" w:rsidRPr="00476067">
          <w:rPr>
            <w:rStyle w:val="a7"/>
          </w:rPr>
          <w:t>4.4.1</w:t>
        </w:r>
        <w:r w:rsidR="00E75458" w:rsidRPr="00476067">
          <w:rPr>
            <w:rStyle w:val="a7"/>
            <w:rFonts w:hint="eastAsia"/>
          </w:rPr>
          <w:t>部署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2" w:history="1">
        <w:r w:rsidR="00E75458" w:rsidRPr="00476067">
          <w:rPr>
            <w:rStyle w:val="a7"/>
          </w:rPr>
          <w:t>4.4.2</w:t>
        </w:r>
        <w:r w:rsidR="00E75458" w:rsidRPr="00476067">
          <w:rPr>
            <w:rStyle w:val="a7"/>
            <w:rFonts w:hint="eastAsia"/>
          </w:rPr>
          <w:t>启动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3" w:history="1">
        <w:r w:rsidR="00E75458" w:rsidRPr="00476067">
          <w:rPr>
            <w:rStyle w:val="a7"/>
          </w:rPr>
          <w:t>4.5</w:t>
        </w:r>
        <w:r w:rsidR="00E75458" w:rsidRPr="00476067">
          <w:rPr>
            <w:rStyle w:val="a7"/>
            <w:rFonts w:hint="eastAsia"/>
          </w:rPr>
          <w:t>验证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4" w:history="1">
        <w:r w:rsidR="00E75458" w:rsidRPr="00476067">
          <w:rPr>
            <w:rStyle w:val="a7"/>
          </w:rPr>
          <w:t>4.5.1</w:t>
        </w:r>
        <w:r w:rsidR="00E75458" w:rsidRPr="00476067">
          <w:rPr>
            <w:rStyle w:val="a7"/>
            <w:rFonts w:hint="eastAsia"/>
          </w:rPr>
          <w:t>设置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5" w:history="1">
        <w:r w:rsidR="00E75458" w:rsidRPr="00476067">
          <w:rPr>
            <w:rStyle w:val="a7"/>
          </w:rPr>
          <w:t>4.5.2</w:t>
        </w:r>
        <w:r w:rsidR="00E75458" w:rsidRPr="00476067">
          <w:rPr>
            <w:rStyle w:val="a7"/>
            <w:rFonts w:hint="eastAsia"/>
          </w:rPr>
          <w:t>界面验证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6" w:history="1">
        <w:r w:rsidR="00E75458" w:rsidRPr="00476067">
          <w:rPr>
            <w:rStyle w:val="a7"/>
          </w:rPr>
          <w:t>4.5.3</w:t>
        </w:r>
        <w:r w:rsidR="00E75458" w:rsidRPr="00476067">
          <w:rPr>
            <w:rStyle w:val="a7"/>
            <w:rFonts w:hint="eastAsia"/>
          </w:rPr>
          <w:t>断点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27" w:history="1">
        <w:r w:rsidR="00E75458" w:rsidRPr="00476067">
          <w:rPr>
            <w:rStyle w:val="a7"/>
            <w:rFonts w:hint="eastAsia"/>
          </w:rPr>
          <w:t>第五章代码结构说明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8" w:history="1">
        <w:r w:rsidR="00E75458" w:rsidRPr="00476067">
          <w:rPr>
            <w:rStyle w:val="a7"/>
          </w:rPr>
          <w:t>5.1</w:t>
        </w:r>
        <w:r w:rsidR="00E75458" w:rsidRPr="00476067">
          <w:rPr>
            <w:rStyle w:val="a7"/>
            <w:rFonts w:hint="eastAsia"/>
          </w:rPr>
          <w:t>示例工程结构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29" w:history="1">
        <w:r w:rsidR="00E75458" w:rsidRPr="00476067">
          <w:rPr>
            <w:rStyle w:val="a7"/>
          </w:rPr>
          <w:t>5.2 Mybatis</w:t>
        </w:r>
        <w:r w:rsidR="00E75458" w:rsidRPr="00476067">
          <w:rPr>
            <w:rStyle w:val="a7"/>
            <w:rFonts w:hint="eastAsia"/>
          </w:rPr>
          <w:t>介绍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0" w:history="1">
        <w:r w:rsidR="00E75458" w:rsidRPr="00476067">
          <w:rPr>
            <w:rStyle w:val="a7"/>
          </w:rPr>
          <w:t>5.2.1 Mybatis</w:t>
        </w:r>
        <w:r w:rsidR="00E75458" w:rsidRPr="00476067">
          <w:rPr>
            <w:rStyle w:val="a7"/>
            <w:rFonts w:hint="eastAsia"/>
          </w:rPr>
          <w:t>持久化配置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1" w:history="1">
        <w:r w:rsidR="00E75458" w:rsidRPr="00476067">
          <w:rPr>
            <w:rStyle w:val="a7"/>
          </w:rPr>
          <w:t>5.3</w:t>
        </w:r>
        <w:r w:rsidR="00E75458" w:rsidRPr="00476067">
          <w:rPr>
            <w:rStyle w:val="a7"/>
            <w:rFonts w:hint="eastAsia"/>
          </w:rPr>
          <w:t>项目配置解析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2" w:history="1">
        <w:r w:rsidR="00E75458" w:rsidRPr="00476067">
          <w:rPr>
            <w:rStyle w:val="a7"/>
          </w:rPr>
          <w:t>5.3.1 Spring</w:t>
        </w:r>
        <w:r w:rsidR="00E75458" w:rsidRPr="00476067">
          <w:rPr>
            <w:rStyle w:val="a7"/>
            <w:rFonts w:hint="eastAsia"/>
          </w:rPr>
          <w:t>集成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3" w:history="1">
        <w:r w:rsidR="00E75458" w:rsidRPr="00476067">
          <w:rPr>
            <w:rStyle w:val="a7"/>
          </w:rPr>
          <w:t>5.3.2 SpringMVC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4" w:history="1">
        <w:r w:rsidR="00E75458" w:rsidRPr="00476067">
          <w:rPr>
            <w:rStyle w:val="a7"/>
          </w:rPr>
          <w:t>5.3.2.1</w:t>
        </w:r>
        <w:r w:rsidR="00E75458" w:rsidRPr="00476067">
          <w:rPr>
            <w:rStyle w:val="a7"/>
            <w:rFonts w:hint="eastAsia"/>
            <w:shd w:val="clear" w:color="auto" w:fill="FFFFFF"/>
          </w:rPr>
          <w:t>配置解析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5" w:history="1">
        <w:r w:rsidR="00E75458" w:rsidRPr="00476067">
          <w:rPr>
            <w:rStyle w:val="a7"/>
          </w:rPr>
          <w:t>5.3.2.2</w:t>
        </w:r>
        <w:r w:rsidR="00E75458" w:rsidRPr="00476067">
          <w:rPr>
            <w:rStyle w:val="a7"/>
            <w:shd w:val="clear" w:color="auto" w:fill="FFFFFF"/>
          </w:rPr>
          <w:t xml:space="preserve"> SpringMVC</w:t>
        </w:r>
        <w:r w:rsidR="00E75458" w:rsidRPr="00476067">
          <w:rPr>
            <w:rStyle w:val="a7"/>
            <w:rFonts w:hint="eastAsia"/>
            <w:shd w:val="clear" w:color="auto" w:fill="FFFFFF"/>
          </w:rPr>
          <w:t>常用注解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6" w:history="1">
        <w:r w:rsidR="00E75458" w:rsidRPr="00476067">
          <w:rPr>
            <w:rStyle w:val="a7"/>
          </w:rPr>
          <w:t>5.4</w:t>
        </w:r>
        <w:r w:rsidR="00E75458" w:rsidRPr="00476067">
          <w:rPr>
            <w:rStyle w:val="a7"/>
            <w:rFonts w:hint="eastAsia"/>
          </w:rPr>
          <w:t>后台代码解析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7" w:history="1">
        <w:r w:rsidR="00E75458" w:rsidRPr="00476067">
          <w:rPr>
            <w:rStyle w:val="a7"/>
          </w:rPr>
          <w:t>5.4.1</w:t>
        </w:r>
        <w:r w:rsidR="00E75458" w:rsidRPr="00476067">
          <w:rPr>
            <w:rStyle w:val="a7"/>
            <w:rFonts w:hint="eastAsia"/>
          </w:rPr>
          <w:t>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8" w:history="1">
        <w:r w:rsidR="00E75458" w:rsidRPr="00476067">
          <w:rPr>
            <w:rStyle w:val="a7"/>
          </w:rPr>
          <w:t>5.5</w:t>
        </w:r>
        <w:r w:rsidR="00E75458" w:rsidRPr="00476067">
          <w:rPr>
            <w:rStyle w:val="a7"/>
            <w:rFonts w:hint="eastAsia"/>
          </w:rPr>
          <w:t>前台代码解析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39" w:history="1">
        <w:r w:rsidR="00E75458" w:rsidRPr="00476067">
          <w:rPr>
            <w:rStyle w:val="a7"/>
          </w:rPr>
          <w:t>5.5.1</w:t>
        </w:r>
        <w:r w:rsidR="00E75458" w:rsidRPr="00476067">
          <w:rPr>
            <w:rStyle w:val="a7"/>
            <w:rFonts w:hint="eastAsia"/>
          </w:rPr>
          <w:t>前端页面架构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0" w:history="1">
        <w:r w:rsidR="00E75458" w:rsidRPr="00476067">
          <w:rPr>
            <w:rStyle w:val="a7"/>
          </w:rPr>
          <w:t>5.5.2</w:t>
        </w:r>
        <w:r w:rsidR="00E75458" w:rsidRPr="00476067">
          <w:rPr>
            <w:rStyle w:val="a7"/>
            <w:rFonts w:hint="eastAsia"/>
          </w:rPr>
          <w:t>单页面应用</w:t>
        </w:r>
        <w:r w:rsidR="00E75458" w:rsidRPr="00476067">
          <w:rPr>
            <w:rStyle w:val="a7"/>
          </w:rPr>
          <w:t>(SPA)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1" w:history="1">
        <w:r w:rsidR="00E75458" w:rsidRPr="00476067">
          <w:rPr>
            <w:rStyle w:val="a7"/>
          </w:rPr>
          <w:t>5.5.3</w:t>
        </w:r>
        <w:r w:rsidR="00E75458" w:rsidRPr="00476067">
          <w:rPr>
            <w:rStyle w:val="a7"/>
            <w:rFonts w:hint="eastAsia"/>
          </w:rPr>
          <w:t>前端路由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2" w:history="1">
        <w:r w:rsidR="00E75458" w:rsidRPr="00476067">
          <w:rPr>
            <w:rStyle w:val="a7"/>
          </w:rPr>
          <w:t>5.5.4 AMD</w:t>
        </w:r>
        <w:r w:rsidR="00E75458" w:rsidRPr="00476067">
          <w:rPr>
            <w:rStyle w:val="a7"/>
            <w:rFonts w:hint="eastAsia"/>
          </w:rPr>
          <w:t>模块化规范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3" w:history="1">
        <w:r w:rsidR="00E75458" w:rsidRPr="00476067">
          <w:rPr>
            <w:rStyle w:val="a7"/>
          </w:rPr>
          <w:t>5.6</w:t>
        </w:r>
        <w:r w:rsidR="00E75458" w:rsidRPr="00476067">
          <w:rPr>
            <w:rStyle w:val="a7"/>
            <w:rFonts w:hint="eastAsia"/>
          </w:rPr>
          <w:t>代码规范说明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4" w:history="1">
        <w:r w:rsidR="00E75458" w:rsidRPr="00476067">
          <w:rPr>
            <w:rStyle w:val="a7"/>
          </w:rPr>
          <w:t>5.6.1</w:t>
        </w:r>
        <w:r w:rsidR="00E75458" w:rsidRPr="00476067">
          <w:rPr>
            <w:rStyle w:val="a7"/>
            <w:rFonts w:hint="eastAsia"/>
          </w:rPr>
          <w:t>后台代码分包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5" w:history="1">
        <w:r w:rsidR="00E75458" w:rsidRPr="00476067">
          <w:rPr>
            <w:rStyle w:val="a7"/>
          </w:rPr>
          <w:t>5.6.2</w:t>
        </w:r>
        <w:r w:rsidR="00E75458" w:rsidRPr="00476067">
          <w:rPr>
            <w:rStyle w:val="a7"/>
            <w:rFonts w:hint="eastAsia"/>
          </w:rPr>
          <w:t>包名建议规范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6" w:history="1">
        <w:r w:rsidR="00E75458" w:rsidRPr="00476067">
          <w:rPr>
            <w:rStyle w:val="a7"/>
          </w:rPr>
          <w:t>5.6.3 Java</w:t>
        </w:r>
        <w:r w:rsidR="00E75458" w:rsidRPr="00476067">
          <w:rPr>
            <w:rStyle w:val="a7"/>
            <w:rFonts w:hint="eastAsia"/>
          </w:rPr>
          <w:t>代码建议规范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7" w:history="1">
        <w:r w:rsidR="00E75458" w:rsidRPr="00476067">
          <w:rPr>
            <w:rStyle w:val="a7"/>
          </w:rPr>
          <w:t>5.6.4</w:t>
        </w:r>
        <w:r w:rsidR="00E75458" w:rsidRPr="00476067">
          <w:rPr>
            <w:rStyle w:val="a7"/>
            <w:rFonts w:hint="eastAsia"/>
          </w:rPr>
          <w:t>前台包名建议规范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48" w:history="1">
        <w:r w:rsidR="00E75458" w:rsidRPr="00476067">
          <w:rPr>
            <w:rStyle w:val="a7"/>
          </w:rPr>
          <w:t>5.6.5</w:t>
        </w:r>
        <w:r w:rsidR="00E75458" w:rsidRPr="00476067">
          <w:rPr>
            <w:rStyle w:val="a7"/>
            <w:rFonts w:hint="eastAsia"/>
          </w:rPr>
          <w:t>前台代码建议规范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710249" w:history="1">
        <w:r w:rsidR="00E75458" w:rsidRPr="00476067">
          <w:rPr>
            <w:rStyle w:val="a7"/>
            <w:rFonts w:hint="eastAsia"/>
          </w:rPr>
          <w:t>第六章额外配置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E75458" w:rsidRDefault="005F0694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710250" w:history="1">
        <w:r w:rsidR="00E75458" w:rsidRPr="00476067">
          <w:rPr>
            <w:rStyle w:val="a7"/>
          </w:rPr>
          <w:t>6.1</w:t>
        </w:r>
        <w:r w:rsidR="00E75458" w:rsidRPr="00476067">
          <w:rPr>
            <w:rStyle w:val="a7"/>
            <w:rFonts w:hint="eastAsia"/>
          </w:rPr>
          <w:t>修改</w:t>
        </w:r>
        <w:r w:rsidR="00E75458" w:rsidRPr="00476067">
          <w:rPr>
            <w:rStyle w:val="a7"/>
          </w:rPr>
          <w:t>Nginx</w:t>
        </w:r>
        <w:r w:rsidR="00E75458" w:rsidRPr="00476067">
          <w:rPr>
            <w:rStyle w:val="a7"/>
            <w:rFonts w:hint="eastAsia"/>
          </w:rPr>
          <w:t>配置</w:t>
        </w:r>
        <w:r w:rsidR="00E75458">
          <w:rPr>
            <w:webHidden/>
          </w:rPr>
          <w:tab/>
        </w:r>
        <w:r>
          <w:rPr>
            <w:webHidden/>
          </w:rPr>
          <w:fldChar w:fldCharType="begin"/>
        </w:r>
        <w:r w:rsidR="00E75458">
          <w:rPr>
            <w:webHidden/>
          </w:rPr>
          <w:instrText xml:space="preserve"> PAGEREF _Toc515710250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75458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195B56" w:rsidRDefault="005F0694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84347E" w:rsidRDefault="008F2004" w:rsidP="0084347E">
      <w:pPr>
        <w:pStyle w:val="1"/>
      </w:pPr>
      <w:bookmarkStart w:id="4" w:name="_Toc515710200"/>
      <w:r>
        <w:rPr>
          <w:rFonts w:hint="eastAsia"/>
        </w:rPr>
        <w:lastRenderedPageBreak/>
        <w:t>概述</w:t>
      </w:r>
      <w:bookmarkEnd w:id="4"/>
    </w:p>
    <w:p w:rsidR="00736334" w:rsidRDefault="00736334" w:rsidP="00AB4012">
      <w:pPr>
        <w:pStyle w:val="2"/>
      </w:pPr>
      <w:bookmarkStart w:id="5" w:name="_Toc515710201"/>
      <w:r>
        <w:t>说明</w:t>
      </w:r>
      <w:bookmarkEnd w:id="5"/>
    </w:p>
    <w:p w:rsidR="00736334" w:rsidRDefault="00FA1BD5" w:rsidP="006D1B2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开发环境是每个开发人员在各自的设备上安装</w:t>
      </w:r>
    </w:p>
    <w:p w:rsidR="00736334" w:rsidRDefault="00EC6FEA" w:rsidP="006D1B26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安装工具</w:t>
      </w:r>
      <w:r w:rsidR="00736334">
        <w:rPr>
          <w:rFonts w:hint="eastAsia"/>
        </w:rPr>
        <w:t>主要包括反向代理服务器</w:t>
      </w:r>
      <w:r>
        <w:t>nginx</w:t>
      </w:r>
      <w:r w:rsidR="00736334">
        <w:rPr>
          <w:rFonts w:hint="eastAsia"/>
        </w:rPr>
        <w:t>、应用服务器</w:t>
      </w:r>
      <w:r>
        <w:rPr>
          <w:rFonts w:hint="eastAsia"/>
        </w:rPr>
        <w:t>tomcat</w:t>
      </w:r>
      <w:r w:rsidR="00736334">
        <w:rPr>
          <w:rFonts w:hint="eastAsia"/>
        </w:rPr>
        <w:t>和开发</w:t>
      </w:r>
      <w:r>
        <w:rPr>
          <w:rFonts w:hint="eastAsia"/>
        </w:rPr>
        <w:t>工具</w:t>
      </w:r>
      <w:r>
        <w:rPr>
          <w:rFonts w:hint="eastAsia"/>
        </w:rPr>
        <w:t>eclipse</w:t>
      </w:r>
      <w:r>
        <w:rPr>
          <w:rFonts w:hint="eastAsia"/>
        </w:rPr>
        <w:t>、管理工具</w:t>
      </w:r>
      <w:r>
        <w:t>maven</w:t>
      </w:r>
    </w:p>
    <w:p w:rsidR="00320EBE" w:rsidRDefault="00320EBE" w:rsidP="00320EBE">
      <w:pPr>
        <w:pStyle w:val="2"/>
      </w:pPr>
      <w:bookmarkStart w:id="6" w:name="_Toc515710202"/>
      <w:r>
        <w:t>环境要求</w:t>
      </w:r>
      <w:bookmarkEnd w:id="6"/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 xml:space="preserve">JDK </w:t>
      </w:r>
      <w:r>
        <w:rPr>
          <w:rFonts w:hint="eastAsia"/>
        </w:rPr>
        <w:t>使用</w:t>
      </w:r>
      <w:r>
        <w:rPr>
          <w:rFonts w:hint="eastAsia"/>
        </w:rPr>
        <w:t>1.8</w:t>
      </w:r>
      <w:r>
        <w:rPr>
          <w:rFonts w:hint="eastAsia"/>
        </w:rPr>
        <w:t>及以上（例如：</w:t>
      </w:r>
      <w:r>
        <w:rPr>
          <w:rFonts w:hint="eastAsia"/>
        </w:rPr>
        <w:t>jdk1.8.0_25_x64</w:t>
      </w:r>
      <w:r>
        <w:rPr>
          <w:rFonts w:hint="eastAsia"/>
        </w:rPr>
        <w:t>）</w:t>
      </w:r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IEDeclipse</w:t>
      </w:r>
      <w:r>
        <w:rPr>
          <w:rFonts w:hint="eastAsia"/>
        </w:rPr>
        <w:t>、</w:t>
      </w:r>
      <w:r>
        <w:rPr>
          <w:rFonts w:hint="eastAsia"/>
        </w:rPr>
        <w:t>IntelliJ IDEA</w:t>
      </w:r>
      <w:r>
        <w:rPr>
          <w:rFonts w:hint="eastAsia"/>
        </w:rPr>
        <w:t>。例如：（</w:t>
      </w:r>
      <w:r>
        <w:rPr>
          <w:rFonts w:hint="eastAsia"/>
        </w:rPr>
        <w:t xml:space="preserve">Eclipse IDE for Java EE Developers 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64</w:t>
      </w:r>
      <w:r>
        <w:rPr>
          <w:rFonts w:hint="eastAsia"/>
        </w:rPr>
        <w:t>位，</w:t>
      </w:r>
      <w:r>
        <w:rPr>
          <w:rFonts w:hint="eastAsia"/>
        </w:rPr>
        <w:t>luna sr2</w:t>
      </w:r>
      <w:r>
        <w:rPr>
          <w:rFonts w:hint="eastAsia"/>
        </w:rPr>
        <w:t>）</w:t>
      </w:r>
      <w:r>
        <w:rPr>
          <w:rFonts w:hint="eastAsia"/>
        </w:rPr>
        <w:t>/ IntelliJ IDEA 2016.3.1</w:t>
      </w:r>
      <w:r>
        <w:rPr>
          <w:rFonts w:hint="eastAsia"/>
        </w:rPr>
        <w:t>）</w:t>
      </w:r>
    </w:p>
    <w:p w:rsidR="00926683" w:rsidRDefault="00926683" w:rsidP="006D1B26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应用服务器采用</w:t>
      </w:r>
      <w:r>
        <w:rPr>
          <w:rFonts w:hint="eastAsia"/>
        </w:rPr>
        <w:t>tomcat8</w:t>
      </w:r>
      <w:r>
        <w:rPr>
          <w:rFonts w:hint="eastAsia"/>
        </w:rPr>
        <w:t>（例如：</w:t>
      </w:r>
      <w:r w:rsidR="007250A0">
        <w:rPr>
          <w:rFonts w:ascii="Lucida Console" w:hAnsi="Lucida Console" w:cs="Lucida Console"/>
          <w:kern w:val="0"/>
          <w:sz w:val="18"/>
          <w:szCs w:val="18"/>
        </w:rPr>
        <w:t>apache-tomcat-8.0.51</w:t>
      </w:r>
      <w:r>
        <w:rPr>
          <w:rFonts w:hint="eastAsia"/>
        </w:rPr>
        <w:t>及以上）</w:t>
      </w:r>
    </w:p>
    <w:p w:rsidR="00795379" w:rsidRDefault="00926683" w:rsidP="008476B2">
      <w:pPr>
        <w:pStyle w:val="a6"/>
        <w:numPr>
          <w:ilvl w:val="0"/>
          <w:numId w:val="11"/>
        </w:numPr>
        <w:ind w:firstLineChars="0"/>
      </w:pPr>
      <w:r>
        <w:t>maven</w:t>
      </w:r>
      <w:r>
        <w:t>使用安装盘</w:t>
      </w:r>
      <w:r w:rsidR="00795379">
        <w:t>的版本</w:t>
      </w:r>
      <w:r w:rsidR="00795379">
        <w:rPr>
          <w:rFonts w:hint="eastAsia"/>
        </w:rPr>
        <w:t>（</w:t>
      </w:r>
      <w:r w:rsidR="00795379" w:rsidRPr="00795379">
        <w:t>Maven3.2.2</w:t>
      </w:r>
      <w:r w:rsidR="00795379">
        <w:rPr>
          <w:rFonts w:hint="eastAsia"/>
        </w:rPr>
        <w:t>）</w:t>
      </w:r>
    </w:p>
    <w:p w:rsidR="00320EBE" w:rsidRDefault="00926683" w:rsidP="00926683">
      <w:pPr>
        <w:pStyle w:val="a6"/>
        <w:ind w:left="840" w:firstLineChars="0" w:firstLine="0"/>
      </w:pPr>
      <w:r>
        <w:rPr>
          <w:rFonts w:hint="eastAsia"/>
        </w:rPr>
        <w:t>备注：安装盘中都进行了统一提供。</w:t>
      </w:r>
    </w:p>
    <w:p w:rsidR="00926683" w:rsidRDefault="00926683" w:rsidP="00926683">
      <w:pPr>
        <w:pStyle w:val="a6"/>
        <w:ind w:left="840" w:firstLineChars="0" w:firstLine="0"/>
      </w:pPr>
    </w:p>
    <w:p w:rsidR="00926683" w:rsidRDefault="00926683" w:rsidP="00926683">
      <w:pPr>
        <w:pStyle w:val="a6"/>
        <w:ind w:left="840" w:firstLineChars="0" w:firstLine="0"/>
      </w:pPr>
    </w:p>
    <w:p w:rsidR="00926683" w:rsidRPr="00926683" w:rsidRDefault="00926683" w:rsidP="00926683">
      <w:pPr>
        <w:pStyle w:val="a6"/>
        <w:ind w:left="840" w:firstLineChars="0" w:firstLine="0"/>
      </w:pPr>
    </w:p>
    <w:p w:rsidR="00A454F4" w:rsidRDefault="00A454F4" w:rsidP="00EC6FEA">
      <w:pPr>
        <w:pStyle w:val="1"/>
      </w:pPr>
      <w:bookmarkStart w:id="7" w:name="_Toc515710203"/>
      <w:r>
        <w:rPr>
          <w:rFonts w:hint="eastAsia"/>
        </w:rPr>
        <w:lastRenderedPageBreak/>
        <w:t>初始化</w:t>
      </w:r>
      <w:r w:rsidR="004D44AF">
        <w:rPr>
          <w:rFonts w:hint="eastAsia"/>
        </w:rPr>
        <w:t>示例</w:t>
      </w:r>
      <w:r>
        <w:rPr>
          <w:rFonts w:hint="eastAsia"/>
        </w:rPr>
        <w:t>数据库</w:t>
      </w:r>
      <w:bookmarkEnd w:id="7"/>
    </w:p>
    <w:p w:rsidR="00A454F4" w:rsidRPr="00A454F4" w:rsidRDefault="00A454F4" w:rsidP="00A454F4">
      <w:pPr>
        <w:ind w:firstLine="480"/>
      </w:pPr>
      <w:r>
        <w:t>在</w:t>
      </w:r>
      <w:r w:rsidRPr="00A454F4">
        <w:t>iuap-example</w:t>
      </w:r>
      <w:r>
        <w:t>文件夹下有示例代码的数据库初始化脚本</w:t>
      </w:r>
      <w:r>
        <w:rPr>
          <w:rFonts w:hint="eastAsia"/>
        </w:rPr>
        <w:t>，</w:t>
      </w:r>
      <w:r>
        <w:t>请按照数据库类型进行初始化</w:t>
      </w:r>
      <w:r>
        <w:rPr>
          <w:rFonts w:hint="eastAsia"/>
        </w:rPr>
        <w:t>。</w:t>
      </w:r>
    </w:p>
    <w:p w:rsidR="00A454F4" w:rsidRDefault="00555D37" w:rsidP="002C776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执行“</w:t>
      </w:r>
      <w:r w:rsidRPr="00555D37">
        <w:rPr>
          <w:rFonts w:hint="eastAsia"/>
        </w:rPr>
        <w:t>iuap-example\</w:t>
      </w:r>
      <w:r w:rsidRPr="00555D37">
        <w:rPr>
          <w:rFonts w:hint="eastAsia"/>
        </w:rPr>
        <w:t>菜单初始化</w:t>
      </w:r>
      <w:r>
        <w:rPr>
          <w:rFonts w:hint="eastAsia"/>
        </w:rPr>
        <w:t>”下面对应数据的</w:t>
      </w:r>
      <w:r>
        <w:rPr>
          <w:rFonts w:hint="eastAsia"/>
        </w:rPr>
        <w:t>sql</w:t>
      </w:r>
      <w:r>
        <w:rPr>
          <w:rFonts w:hint="eastAsia"/>
        </w:rPr>
        <w:t>语句，对应用平台的菜单进行初始化。</w:t>
      </w:r>
    </w:p>
    <w:p w:rsidR="002C7763" w:rsidRDefault="002C7763" w:rsidP="002C7763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执行“</w:t>
      </w:r>
      <w:r w:rsidRPr="00555D37">
        <w:rPr>
          <w:rFonts w:hint="eastAsia"/>
        </w:rPr>
        <w:t>iuap-example\</w:t>
      </w:r>
      <w:r w:rsidRPr="002C7763">
        <w:rPr>
          <w:rFonts w:hint="eastAsia"/>
        </w:rPr>
        <w:t>样例建表语句</w:t>
      </w:r>
      <w:r>
        <w:rPr>
          <w:rFonts w:hint="eastAsia"/>
        </w:rPr>
        <w:t>”下面对应数据的</w:t>
      </w:r>
      <w:r>
        <w:rPr>
          <w:rFonts w:hint="eastAsia"/>
        </w:rPr>
        <w:t>sql</w:t>
      </w:r>
      <w:r>
        <w:rPr>
          <w:rFonts w:hint="eastAsia"/>
        </w:rPr>
        <w:t>语句，对开发环境工程中样例的数据库建表语句。</w:t>
      </w:r>
    </w:p>
    <w:p w:rsidR="002C7763" w:rsidRPr="002C7763" w:rsidRDefault="002C7763" w:rsidP="002C7763">
      <w:pPr>
        <w:pStyle w:val="a6"/>
        <w:ind w:left="840" w:firstLineChars="0" w:firstLine="0"/>
      </w:pPr>
    </w:p>
    <w:p w:rsidR="00AB4012" w:rsidRPr="00AB4012" w:rsidRDefault="00736334" w:rsidP="00EC6FEA">
      <w:pPr>
        <w:pStyle w:val="1"/>
      </w:pPr>
      <w:bookmarkStart w:id="8" w:name="_Toc515710204"/>
      <w:r>
        <w:rPr>
          <w:rFonts w:hint="eastAsia"/>
        </w:rPr>
        <w:lastRenderedPageBreak/>
        <w:t>安装反向代理服务器</w:t>
      </w:r>
      <w:bookmarkEnd w:id="8"/>
    </w:p>
    <w:p w:rsidR="00336DC7" w:rsidRDefault="00736334" w:rsidP="00EC6FEA">
      <w:pPr>
        <w:ind w:firstLine="480"/>
      </w:pPr>
      <w:r>
        <w:rPr>
          <w:rFonts w:hint="eastAsia"/>
        </w:rPr>
        <w:t>反向代理服务器采用</w:t>
      </w:r>
      <w:r>
        <w:rPr>
          <w:rFonts w:hint="eastAsia"/>
        </w:rPr>
        <w:t>nginx</w:t>
      </w:r>
      <w:r w:rsidR="00336DC7">
        <w:rPr>
          <w:rFonts w:hint="eastAsia"/>
        </w:rPr>
        <w:t>（</w:t>
      </w:r>
      <w:r w:rsidR="00336DC7" w:rsidRPr="00336DC7">
        <w:t>nginx-1.13.1</w:t>
      </w:r>
      <w:r w:rsidR="00336DC7">
        <w:rPr>
          <w:rFonts w:hint="eastAsia"/>
        </w:rPr>
        <w:t>）</w:t>
      </w:r>
    </w:p>
    <w:p w:rsidR="00736334" w:rsidRDefault="00736334" w:rsidP="00EC6FEA">
      <w:pPr>
        <w:pStyle w:val="2"/>
      </w:pPr>
      <w:bookmarkStart w:id="9" w:name="_Toc515710205"/>
      <w:r>
        <w:t>设置</w:t>
      </w:r>
      <w:bookmarkEnd w:id="9"/>
    </w:p>
    <w:p w:rsidR="008F2004" w:rsidRDefault="008F2004" w:rsidP="00EC6FEA">
      <w:pPr>
        <w:ind w:firstLine="480"/>
      </w:pPr>
      <w:r>
        <w:t>需要对代理进行设置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分别对应用平台和开发环境的</w:t>
      </w:r>
      <w:r>
        <w:rPr>
          <w:rFonts w:hint="eastAsia"/>
        </w:rPr>
        <w:t>tomcat</w:t>
      </w:r>
      <w:r>
        <w:rPr>
          <w:rFonts w:hint="eastAsia"/>
        </w:rPr>
        <w:t>进行代理设置</w:t>
      </w:r>
      <w:r w:rsidR="00FD2609">
        <w:rPr>
          <w:rFonts w:hint="eastAsia"/>
        </w:rPr>
        <w:t>，端口和代理根据示例的实际情况去定义</w:t>
      </w:r>
      <w:r>
        <w:rPr>
          <w:rFonts w:hint="eastAsia"/>
        </w:rPr>
        <w:t>。</w:t>
      </w:r>
    </w:p>
    <w:p w:rsidR="00736334" w:rsidRDefault="00736334" w:rsidP="00EC6FEA">
      <w:pPr>
        <w:ind w:firstLine="480"/>
      </w:pPr>
      <w:r>
        <w:t>默认提供的</w:t>
      </w:r>
      <w:r>
        <w:t>nginx</w:t>
      </w:r>
      <w:r>
        <w:t>中</w:t>
      </w:r>
      <w:r>
        <w:rPr>
          <w:rFonts w:hint="eastAsia"/>
        </w:rPr>
        <w:t>，</w:t>
      </w:r>
      <w:r>
        <w:t>已经</w:t>
      </w:r>
      <w:r w:rsidR="008F2004">
        <w:t>按照预制好的端口号进行了</w:t>
      </w:r>
      <w:r w:rsidR="00CF7BE9">
        <w:t>设置</w:t>
      </w:r>
      <w:r w:rsidR="00CF7BE9">
        <w:rPr>
          <w:rFonts w:hint="eastAsia"/>
        </w:rPr>
        <w:t>。</w:t>
      </w:r>
    </w:p>
    <w:p w:rsidR="00736334" w:rsidRDefault="00736334" w:rsidP="00EC6FEA">
      <w:pPr>
        <w:pStyle w:val="T0"/>
      </w:pPr>
      <w:r>
        <w:rPr>
          <w:noProof/>
        </w:rPr>
        <w:drawing>
          <wp:inline distT="0" distB="0" distL="0" distR="0">
            <wp:extent cx="5524500" cy="3201896"/>
            <wp:effectExtent l="1905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432" cy="32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E9" w:rsidRPr="00CF7BE9" w:rsidRDefault="00CF7BE9" w:rsidP="00EC6FEA">
      <w:pPr>
        <w:pStyle w:val="T"/>
        <w:ind w:right="240"/>
      </w:pPr>
      <w:bookmarkStart w:id="10" w:name="_Toc513360945"/>
      <w:r>
        <w:t>nginx</w:t>
      </w:r>
      <w:r>
        <w:t>设置</w:t>
      </w:r>
      <w:bookmarkEnd w:id="10"/>
    </w:p>
    <w:p w:rsidR="00736334" w:rsidRDefault="00736334" w:rsidP="00EC6FEA">
      <w:pPr>
        <w:pStyle w:val="2"/>
      </w:pPr>
      <w:bookmarkStart w:id="11" w:name="_Toc515710206"/>
      <w:r>
        <w:t>启</w:t>
      </w:r>
      <w:r w:rsidRPr="00736334">
        <w:t>动</w:t>
      </w:r>
      <w:bookmarkEnd w:id="11"/>
    </w:p>
    <w:p w:rsidR="00736334" w:rsidRDefault="00736334" w:rsidP="00EC6FEA">
      <w:pPr>
        <w:ind w:firstLine="480"/>
      </w:pPr>
      <w:r w:rsidRPr="00736334">
        <w:t>通过</w:t>
      </w:r>
      <w:r w:rsidRPr="00736334">
        <w:t>nginx.exe</w:t>
      </w:r>
      <w:r>
        <w:t>启动</w:t>
      </w:r>
      <w:r>
        <w:rPr>
          <w:rFonts w:hint="eastAsia"/>
        </w:rPr>
        <w:t>，</w:t>
      </w:r>
      <w:r>
        <w:t>启动时一闪而过</w:t>
      </w:r>
      <w:r>
        <w:rPr>
          <w:rFonts w:hint="eastAsia"/>
        </w:rPr>
        <w:t>，</w:t>
      </w:r>
      <w:r>
        <w:t>在任务管理器中查看</w:t>
      </w:r>
      <w:r>
        <w:rPr>
          <w:rFonts w:hint="eastAsia"/>
        </w:rPr>
        <w:t>，</w:t>
      </w:r>
      <w:r>
        <w:t>如果有此进程则说明已经启动成功</w:t>
      </w:r>
      <w:r>
        <w:rPr>
          <w:rFonts w:hint="eastAsia"/>
        </w:rPr>
        <w:t>。</w:t>
      </w:r>
    </w:p>
    <w:p w:rsidR="00736334" w:rsidRDefault="00736334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241800" cy="385622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980" cy="38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34" w:rsidRPr="00736334" w:rsidRDefault="00736334" w:rsidP="00EC6FEA">
      <w:pPr>
        <w:pStyle w:val="T"/>
        <w:ind w:right="240"/>
      </w:pPr>
      <w:bookmarkStart w:id="12" w:name="_Toc513360946"/>
      <w:r>
        <w:t>启动</w:t>
      </w:r>
      <w:r>
        <w:t>nginx</w:t>
      </w:r>
      <w:bookmarkEnd w:id="12"/>
    </w:p>
    <w:p w:rsidR="00736334" w:rsidRDefault="00736334" w:rsidP="00EC6FEA">
      <w:pPr>
        <w:pStyle w:val="2"/>
      </w:pPr>
      <w:bookmarkStart w:id="13" w:name="_Toc515710207"/>
      <w:r>
        <w:t>验证</w:t>
      </w:r>
      <w:bookmarkEnd w:id="13"/>
    </w:p>
    <w:p w:rsidR="00CF7BE9" w:rsidRDefault="00CF7BE9" w:rsidP="00CF7BE9">
      <w:pPr>
        <w:ind w:firstLine="480"/>
      </w:pPr>
      <w:r>
        <w:t>通过访问</w:t>
      </w:r>
      <w:r w:rsidRPr="00CF7BE9">
        <w:t>http://127.0.0.1:8180/wbalone/</w:t>
      </w:r>
      <w:r>
        <w:t>进行验证</w:t>
      </w:r>
      <w:r>
        <w:rPr>
          <w:rFonts w:hint="eastAsia"/>
        </w:rPr>
        <w:t>，</w:t>
      </w:r>
      <w:r>
        <w:t>如果能够正常访问说明代理成功</w:t>
      </w:r>
      <w:r>
        <w:rPr>
          <w:rFonts w:hint="eastAsia"/>
        </w:rPr>
        <w:t>。</w:t>
      </w:r>
    </w:p>
    <w:p w:rsidR="00971A00" w:rsidRDefault="00971A00" w:rsidP="00CF7BE9">
      <w:pPr>
        <w:ind w:firstLine="480"/>
      </w:pPr>
    </w:p>
    <w:p w:rsidR="00CF7BE9" w:rsidRDefault="00CF7BE9" w:rsidP="00EC6FEA">
      <w:pPr>
        <w:pStyle w:val="1"/>
      </w:pPr>
      <w:bookmarkStart w:id="14" w:name="_Toc515710208"/>
      <w:r>
        <w:lastRenderedPageBreak/>
        <w:t>IDE</w:t>
      </w:r>
      <w:r>
        <w:t>设置</w:t>
      </w:r>
      <w:bookmarkEnd w:id="14"/>
    </w:p>
    <w:p w:rsidR="001426A9" w:rsidRDefault="00A454F4" w:rsidP="00EC6FEA">
      <w:pPr>
        <w:pStyle w:val="2"/>
      </w:pPr>
      <w:bookmarkStart w:id="15" w:name="_Toc515710209"/>
      <w:r>
        <w:t>启动</w:t>
      </w:r>
      <w:r>
        <w:t>IDE</w:t>
      </w:r>
      <w:bookmarkEnd w:id="15"/>
    </w:p>
    <w:p w:rsidR="001426A9" w:rsidRPr="002004DE" w:rsidRDefault="001426A9" w:rsidP="00EC6FEA">
      <w:pPr>
        <w:ind w:firstLine="480"/>
      </w:pPr>
      <w:r>
        <w:t>选择</w:t>
      </w:r>
      <w:r w:rsidR="00AE663D">
        <w:rPr>
          <w:rFonts w:hint="eastAsia"/>
        </w:rPr>
        <w:t>一个</w:t>
      </w:r>
      <w:r>
        <w:t>工作空间</w:t>
      </w:r>
    </w:p>
    <w:p w:rsidR="001426A9" w:rsidRDefault="00555D37" w:rsidP="00EC6FEA">
      <w:pPr>
        <w:pStyle w:val="T0"/>
      </w:pPr>
      <w:r>
        <w:rPr>
          <w:noProof/>
        </w:rPr>
        <w:drawing>
          <wp:inline distT="0" distB="0" distL="0" distR="0">
            <wp:extent cx="4229100" cy="241495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079" cy="24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选择工作空间</w:t>
      </w:r>
    </w:p>
    <w:p w:rsidR="001426A9" w:rsidRDefault="001426A9" w:rsidP="00EC6FEA">
      <w:pPr>
        <w:pStyle w:val="2"/>
      </w:pPr>
      <w:bookmarkStart w:id="16" w:name="_Toc515710210"/>
      <w:r>
        <w:t>设置开发环境</w:t>
      </w:r>
      <w:bookmarkEnd w:id="16"/>
    </w:p>
    <w:p w:rsidR="001426A9" w:rsidRDefault="001426A9" w:rsidP="00EC6FEA">
      <w:pPr>
        <w:pStyle w:val="3"/>
      </w:pPr>
      <w:bookmarkStart w:id="17" w:name="_Toc515710211"/>
      <w:r>
        <w:t>Java</w:t>
      </w:r>
      <w:r>
        <w:t>设置</w:t>
      </w:r>
      <w:bookmarkEnd w:id="17"/>
    </w:p>
    <w:p w:rsidR="001426A9" w:rsidRDefault="001426A9" w:rsidP="00EC6FEA">
      <w:pPr>
        <w:ind w:firstLine="480"/>
      </w:pPr>
      <w:r>
        <w:t>此处为标准设置</w:t>
      </w:r>
      <w:r w:rsidR="00AE663D">
        <w:rPr>
          <w:rFonts w:hint="eastAsia"/>
        </w:rPr>
        <w:t>，</w:t>
      </w:r>
      <w:r w:rsidR="00AE663D">
        <w:t>选择在安装工具包中提供的</w:t>
      </w:r>
      <w:r w:rsidR="00AE663D">
        <w:t>java</w:t>
      </w:r>
      <w:r w:rsidR="00AE663D">
        <w:t>环境</w:t>
      </w:r>
      <w:r w:rsidR="00AE663D">
        <w:rPr>
          <w:rFonts w:hint="eastAsia"/>
        </w:rPr>
        <w:t>。</w:t>
      </w:r>
    </w:p>
    <w:p w:rsidR="003244F1" w:rsidRDefault="003244F1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762500" cy="5111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951" cy="511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Pr="00D042B1" w:rsidRDefault="00D042B1" w:rsidP="00EC6FEA">
      <w:pPr>
        <w:pStyle w:val="T"/>
        <w:ind w:right="240"/>
      </w:pPr>
      <w:r>
        <w:t>设置</w:t>
      </w:r>
      <w:r>
        <w:t>java</w:t>
      </w:r>
    </w:p>
    <w:p w:rsidR="001426A9" w:rsidRPr="003244F1" w:rsidRDefault="001426A9" w:rsidP="00EC6FEA">
      <w:pPr>
        <w:pStyle w:val="3"/>
      </w:pPr>
      <w:bookmarkStart w:id="18" w:name="_Toc515710212"/>
      <w:r w:rsidRPr="003244F1">
        <w:t>Tomcat</w:t>
      </w:r>
      <w:r w:rsidRPr="003244F1">
        <w:t>设置</w:t>
      </w:r>
      <w:bookmarkEnd w:id="18"/>
    </w:p>
    <w:p w:rsidR="001426A9" w:rsidRDefault="001426A9" w:rsidP="00EC6FEA">
      <w:pPr>
        <w:ind w:firstLine="480"/>
      </w:pPr>
      <w:r>
        <w:t>此处为标准设置</w:t>
      </w:r>
      <w:r w:rsidR="00AE663D">
        <w:rPr>
          <w:rFonts w:hint="eastAsia"/>
        </w:rPr>
        <w:t>，</w:t>
      </w:r>
      <w:r w:rsidR="00AE663D">
        <w:t>选择在安装工具包中提供的</w:t>
      </w:r>
      <w:r w:rsidR="00AE663D">
        <w:rPr>
          <w:rFonts w:hint="eastAsia"/>
        </w:rPr>
        <w:t>tomcat</w:t>
      </w:r>
      <w:r w:rsidR="00AE663D">
        <w:t>环境</w:t>
      </w:r>
      <w:r w:rsidR="00AE663D">
        <w:rPr>
          <w:rFonts w:hint="eastAsia"/>
        </w:rPr>
        <w:t>。</w:t>
      </w:r>
    </w:p>
    <w:p w:rsidR="00AE663D" w:rsidRPr="00AE663D" w:rsidRDefault="00AE663D" w:rsidP="00AE663D">
      <w:pPr>
        <w:pStyle w:val="T0"/>
      </w:pPr>
      <w:r w:rsidRPr="00AE663D">
        <w:rPr>
          <w:noProof/>
        </w:rPr>
        <w:lastRenderedPageBreak/>
        <w:drawing>
          <wp:inline distT="0" distB="0" distL="0" distR="0">
            <wp:extent cx="4483100" cy="42515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635" cy="425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 w:rsidRPr="00AE663D">
        <w:t>添加</w:t>
      </w:r>
      <w:r w:rsidRPr="00AE663D">
        <w:t>tomcat</w:t>
      </w:r>
      <w:r w:rsidRPr="00AE663D">
        <w:t>运行时</w:t>
      </w:r>
    </w:p>
    <w:p w:rsidR="00AE663D" w:rsidRDefault="00AE663D" w:rsidP="00AE663D">
      <w:pPr>
        <w:pStyle w:val="T0"/>
      </w:pPr>
      <w:r>
        <w:rPr>
          <w:noProof/>
        </w:rPr>
        <w:drawing>
          <wp:inline distT="0" distB="0" distL="0" distR="0">
            <wp:extent cx="4959350" cy="10914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692" cy="10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Pr="00AE663D" w:rsidRDefault="00AE663D" w:rsidP="00AE663D">
      <w:pPr>
        <w:pStyle w:val="T"/>
        <w:ind w:right="240"/>
      </w:pPr>
      <w:r>
        <w:t>添加</w:t>
      </w:r>
      <w:r>
        <w:t>tomcat</w:t>
      </w:r>
      <w:r>
        <w:t>服务</w:t>
      </w:r>
    </w:p>
    <w:p w:rsidR="00AE663D" w:rsidRPr="00AE663D" w:rsidRDefault="00AE663D" w:rsidP="00EC6FEA">
      <w:pPr>
        <w:ind w:firstLine="480"/>
      </w:pPr>
    </w:p>
    <w:p w:rsidR="003244F1" w:rsidRDefault="003244F1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718050" cy="4475502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571" cy="44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Default="00D042B1" w:rsidP="00EC6FEA">
      <w:pPr>
        <w:pStyle w:val="T"/>
        <w:ind w:right="240"/>
      </w:pPr>
      <w:r>
        <w:t>添加</w:t>
      </w:r>
      <w:r>
        <w:t>tomcat</w:t>
      </w:r>
      <w:r w:rsidR="00AE663D">
        <w:t>服务</w:t>
      </w:r>
    </w:p>
    <w:p w:rsidR="00D042B1" w:rsidRDefault="00D042B1" w:rsidP="00EC6FEA">
      <w:pPr>
        <w:ind w:firstLine="480"/>
      </w:pPr>
    </w:p>
    <w:p w:rsidR="00D042B1" w:rsidRDefault="004334A6" w:rsidP="00EC6FEA">
      <w:pPr>
        <w:pStyle w:val="T0"/>
      </w:pPr>
      <w:r>
        <w:rPr>
          <w:noProof/>
        </w:rPr>
        <w:drawing>
          <wp:inline distT="0" distB="0" distL="0" distR="0">
            <wp:extent cx="5274310" cy="3360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1" w:rsidRPr="00D042B1" w:rsidRDefault="00D042B1" w:rsidP="00EC6FEA">
      <w:pPr>
        <w:pStyle w:val="T"/>
        <w:ind w:right="240"/>
      </w:pPr>
      <w:r>
        <w:t>Tomcat</w:t>
      </w:r>
      <w:r>
        <w:t>设置</w:t>
      </w:r>
    </w:p>
    <w:p w:rsidR="001426A9" w:rsidRDefault="001426A9" w:rsidP="00EC6FEA">
      <w:pPr>
        <w:pStyle w:val="3"/>
      </w:pPr>
      <w:bookmarkStart w:id="19" w:name="_Toc515710213"/>
      <w:r>
        <w:lastRenderedPageBreak/>
        <w:t>Maven</w:t>
      </w:r>
      <w:r>
        <w:t>设置</w:t>
      </w:r>
      <w:bookmarkEnd w:id="19"/>
    </w:p>
    <w:p w:rsidR="00555D37" w:rsidRDefault="00555D37" w:rsidP="00555D37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maven</w:t>
      </w:r>
      <w:r>
        <w:rPr>
          <w:rFonts w:hint="eastAsia"/>
        </w:rPr>
        <w:t>设置</w:t>
      </w:r>
    </w:p>
    <w:p w:rsidR="00555D37" w:rsidRDefault="00555D37" w:rsidP="00555D37">
      <w:pPr>
        <w:ind w:firstLine="480"/>
      </w:pPr>
      <w:r>
        <w:t>修改</w:t>
      </w:r>
      <w:r w:rsidRPr="00555D37">
        <w:t>Maven3.2.2\conf</w:t>
      </w:r>
      <w:r>
        <w:t>\</w:t>
      </w:r>
      <w:r w:rsidRPr="00555D37">
        <w:t>settings.xml</w:t>
      </w:r>
      <w:r>
        <w:t>文件中</w:t>
      </w:r>
      <w:r w:rsidRPr="00555D37">
        <w:t>localRepository</w:t>
      </w:r>
      <w:r>
        <w:t>的设置</w:t>
      </w:r>
      <w:r>
        <w:rPr>
          <w:rFonts w:hint="eastAsia"/>
        </w:rPr>
        <w:t>，</w:t>
      </w:r>
      <w:r>
        <w:t>一般改为当前目录下的</w:t>
      </w:r>
      <w:r w:rsidRPr="00555D37">
        <w:t>local\repo</w:t>
      </w:r>
      <w:r>
        <w:t>文件夹</w:t>
      </w:r>
      <w:r>
        <w:rPr>
          <w:rFonts w:hint="eastAsia"/>
        </w:rPr>
        <w:t>。</w:t>
      </w:r>
    </w:p>
    <w:p w:rsidR="00555D37" w:rsidRPr="00555D37" w:rsidRDefault="00555D37" w:rsidP="00555D37">
      <w:pPr>
        <w:ind w:firstLine="480"/>
      </w:pPr>
      <w:r>
        <w:rPr>
          <w:noProof/>
        </w:rPr>
        <w:drawing>
          <wp:inline distT="0" distB="0" distL="0" distR="0">
            <wp:extent cx="4953000" cy="227196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7603" cy="23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555D37" w:rsidP="00EC6FE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、修改</w:t>
      </w:r>
      <w:r>
        <w:rPr>
          <w:rFonts w:hint="eastAsia"/>
        </w:rPr>
        <w:t>eclipse</w:t>
      </w:r>
      <w:r>
        <w:rPr>
          <w:rFonts w:hint="eastAsia"/>
        </w:rPr>
        <w:t>中设置，</w:t>
      </w:r>
      <w:r w:rsidR="001426A9">
        <w:t>此处为标准设置</w:t>
      </w:r>
    </w:p>
    <w:p w:rsidR="00D042B1" w:rsidRDefault="000A25EC" w:rsidP="00AE663D">
      <w:pPr>
        <w:pStyle w:val="T0"/>
      </w:pPr>
      <w:r>
        <w:rPr>
          <w:noProof/>
        </w:rPr>
        <w:drawing>
          <wp:inline distT="0" distB="0" distL="0" distR="0">
            <wp:extent cx="4620260" cy="4087367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560" cy="40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Pr="00AE663D" w:rsidRDefault="00AE663D" w:rsidP="00AE663D">
      <w:pPr>
        <w:pStyle w:val="T"/>
        <w:ind w:right="240"/>
      </w:pPr>
      <w:r>
        <w:t>设置</w:t>
      </w:r>
      <w:r>
        <w:t>maven</w:t>
      </w:r>
    </w:p>
    <w:p w:rsidR="00AE663D" w:rsidRDefault="00AE663D" w:rsidP="00EC6FEA">
      <w:pPr>
        <w:pStyle w:val="2"/>
      </w:pPr>
      <w:bookmarkStart w:id="20" w:name="_Toc515710214"/>
      <w:r>
        <w:t>导入示例工程</w:t>
      </w:r>
      <w:bookmarkEnd w:id="20"/>
    </w:p>
    <w:p w:rsidR="00AE663D" w:rsidRPr="00AE663D" w:rsidRDefault="00AE663D" w:rsidP="00AE663D">
      <w:pPr>
        <w:pStyle w:val="3"/>
      </w:pPr>
      <w:bookmarkStart w:id="21" w:name="_Toc515710215"/>
      <w:r>
        <w:t>导入工程</w:t>
      </w:r>
      <w:bookmarkEnd w:id="21"/>
    </w:p>
    <w:p w:rsidR="00AE663D" w:rsidRDefault="00AE663D" w:rsidP="00AE663D">
      <w:pPr>
        <w:ind w:firstLine="480"/>
      </w:pPr>
      <w:r>
        <w:t>按照标准的</w:t>
      </w:r>
      <w:r>
        <w:t>maven</w:t>
      </w:r>
      <w:r>
        <w:t>工程进行导入</w:t>
      </w:r>
    </w:p>
    <w:p w:rsidR="00AE663D" w:rsidRDefault="00AE663D" w:rsidP="00AE663D">
      <w:pPr>
        <w:pStyle w:val="T0"/>
      </w:pPr>
      <w:r>
        <w:rPr>
          <w:noProof/>
        </w:rPr>
        <w:lastRenderedPageBreak/>
        <w:drawing>
          <wp:inline distT="0" distB="0" distL="0" distR="0">
            <wp:extent cx="4565650" cy="3550389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891" cy="35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>
        <w:t>导入示例工程</w:t>
      </w:r>
    </w:p>
    <w:p w:rsidR="00AE663D" w:rsidRDefault="00AE663D" w:rsidP="00AE663D">
      <w:pPr>
        <w:pStyle w:val="T0"/>
      </w:pPr>
      <w:r>
        <w:rPr>
          <w:noProof/>
        </w:rPr>
        <w:drawing>
          <wp:inline distT="0" distB="0" distL="0" distR="0">
            <wp:extent cx="4533900" cy="3525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5227" cy="3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3D" w:rsidRDefault="00AE663D" w:rsidP="00AE663D">
      <w:pPr>
        <w:pStyle w:val="T"/>
        <w:ind w:right="240"/>
      </w:pPr>
      <w:r>
        <w:t>导入示例工程</w:t>
      </w:r>
    </w:p>
    <w:p w:rsidR="00AE663D" w:rsidRDefault="00AE663D" w:rsidP="00AE663D">
      <w:pPr>
        <w:pStyle w:val="3"/>
        <w:rPr>
          <w:rFonts w:hint="eastAsia"/>
        </w:rPr>
      </w:pPr>
      <w:bookmarkStart w:id="22" w:name="_Toc515710216"/>
      <w:r>
        <w:t>参数修改</w:t>
      </w:r>
      <w:bookmarkEnd w:id="22"/>
    </w:p>
    <w:p w:rsidR="00566090" w:rsidRPr="00566090" w:rsidRDefault="00566090" w:rsidP="00566090">
      <w:pPr>
        <w:ind w:firstLine="480"/>
      </w:pPr>
      <w:r>
        <w:rPr>
          <w:rFonts w:hint="eastAsia"/>
        </w:rPr>
        <w:t>本示例是以</w:t>
      </w:r>
      <w:r>
        <w:rPr>
          <w:rFonts w:hint="eastAsia"/>
        </w:rPr>
        <w:t>mysql</w:t>
      </w:r>
      <w:r>
        <w:rPr>
          <w:rFonts w:hint="eastAsia"/>
        </w:rPr>
        <w:t>数据为例，实际情况按需求来修改。</w:t>
      </w:r>
    </w:p>
    <w:p w:rsidR="00AE663D" w:rsidRDefault="00AE663D" w:rsidP="00420E18">
      <w:pPr>
        <w:pStyle w:val="4"/>
      </w:pPr>
      <w:bookmarkStart w:id="23" w:name="_Toc515710217"/>
      <w:r w:rsidRPr="00AE663D">
        <w:lastRenderedPageBreak/>
        <w:t>application.properties</w:t>
      </w:r>
      <w:bookmarkEnd w:id="23"/>
    </w:p>
    <w:p w:rsidR="00420E18" w:rsidRDefault="00420E18" w:rsidP="00466336">
      <w:pPr>
        <w:pStyle w:val="a6"/>
        <w:numPr>
          <w:ilvl w:val="0"/>
          <w:numId w:val="20"/>
        </w:numPr>
        <w:ind w:firstLineChars="0"/>
      </w:pPr>
      <w:r w:rsidRPr="00420E18">
        <w:t>jdbc.type</w:t>
      </w:r>
      <w:r>
        <w:t>改为对应数据库</w:t>
      </w:r>
    </w:p>
    <w:p w:rsidR="00466336" w:rsidRDefault="00466336" w:rsidP="00466336">
      <w:pPr>
        <w:pStyle w:val="T0"/>
      </w:pPr>
      <w:r>
        <w:rPr>
          <w:noProof/>
        </w:rPr>
        <w:drawing>
          <wp:inline distT="0" distB="0" distL="0" distR="0">
            <wp:extent cx="4826000" cy="4154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2036" cy="4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6" w:rsidRDefault="00466336" w:rsidP="00466336">
      <w:pPr>
        <w:pStyle w:val="T"/>
        <w:ind w:right="240"/>
      </w:pPr>
      <w:r>
        <w:t>数据类型</w:t>
      </w:r>
    </w:p>
    <w:p w:rsidR="00420E18" w:rsidRDefault="00420E18" w:rsidP="00466336">
      <w:pPr>
        <w:pStyle w:val="a6"/>
        <w:numPr>
          <w:ilvl w:val="0"/>
          <w:numId w:val="20"/>
        </w:numPr>
        <w:ind w:firstLineChars="0"/>
      </w:pPr>
      <w:r>
        <w:t>数据库连接改为对应数据库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3924300" cy="293306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5378" cy="29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36" w:rsidRDefault="00466336" w:rsidP="00466336">
      <w:pPr>
        <w:pStyle w:val="T"/>
        <w:ind w:right="240"/>
      </w:pPr>
      <w:r>
        <w:t>数据库连接</w:t>
      </w:r>
    </w:p>
    <w:p w:rsidR="00466336" w:rsidRDefault="00466336" w:rsidP="00466336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修改缓存的地址</w:t>
      </w:r>
    </w:p>
    <w:p w:rsidR="00466336" w:rsidRPr="00466336" w:rsidRDefault="00466336" w:rsidP="00466336">
      <w:pPr>
        <w:pStyle w:val="T0"/>
      </w:pPr>
      <w:r>
        <w:rPr>
          <w:noProof/>
        </w:rPr>
        <w:drawing>
          <wp:inline distT="0" distB="0" distL="0" distR="0">
            <wp:extent cx="4292600" cy="31447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2943" cy="314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18" w:rsidRDefault="00420E18" w:rsidP="00420E18">
      <w:pPr>
        <w:pStyle w:val="4"/>
      </w:pPr>
      <w:bookmarkStart w:id="24" w:name="_Toc515710218"/>
      <w:r w:rsidRPr="00420E18">
        <w:lastRenderedPageBreak/>
        <w:t>applicationContext-persistence.xml</w:t>
      </w:r>
      <w:bookmarkEnd w:id="24"/>
    </w:p>
    <w:p w:rsidR="00420E18" w:rsidRDefault="00420E18" w:rsidP="00420E18">
      <w:pPr>
        <w:pStyle w:val="a6"/>
        <w:numPr>
          <w:ilvl w:val="0"/>
          <w:numId w:val="13"/>
        </w:numPr>
        <w:ind w:firstLineChars="0"/>
      </w:pPr>
      <w:r w:rsidRPr="00420E18">
        <w:t>sqlSessionFactory</w:t>
      </w:r>
      <w:r>
        <w:t>改成对应数据库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4171950" cy="304483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3306" cy="30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18" w:rsidRDefault="00420E18" w:rsidP="00E01598">
      <w:pPr>
        <w:pStyle w:val="3"/>
      </w:pPr>
      <w:bookmarkStart w:id="25" w:name="_Toc515710219"/>
      <w:r>
        <w:t>设置</w:t>
      </w:r>
      <w:bookmarkEnd w:id="25"/>
    </w:p>
    <w:p w:rsidR="00E01598" w:rsidRDefault="00E01598" w:rsidP="00E01598">
      <w:pPr>
        <w:ind w:firstLine="480"/>
      </w:pPr>
      <w:r>
        <w:t>注意确认部署设置</w:t>
      </w:r>
    </w:p>
    <w:p w:rsidR="00CB3E54" w:rsidRDefault="00CB3E54" w:rsidP="00CB3E54">
      <w:pPr>
        <w:pStyle w:val="T0"/>
      </w:pPr>
      <w:r>
        <w:rPr>
          <w:noProof/>
        </w:rPr>
        <w:drawing>
          <wp:inline distT="0" distB="0" distL="0" distR="0">
            <wp:extent cx="5274310" cy="3554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54" w:rsidRDefault="00CB3E54" w:rsidP="00CB3E54">
      <w:pPr>
        <w:pStyle w:val="T"/>
        <w:ind w:right="240"/>
      </w:pPr>
      <w:r>
        <w:rPr>
          <w:rFonts w:hint="eastAsia"/>
        </w:rPr>
        <w:t>添加</w:t>
      </w:r>
    </w:p>
    <w:p w:rsidR="00CB3E54" w:rsidRPr="00CB3E54" w:rsidRDefault="00CB3E54" w:rsidP="00CB3E54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35540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Default="00E01598" w:rsidP="00E01598">
      <w:pPr>
        <w:pStyle w:val="T0"/>
      </w:pPr>
      <w:r w:rsidRPr="00E01598">
        <w:rPr>
          <w:noProof/>
        </w:rPr>
        <w:drawing>
          <wp:inline distT="0" distB="0" distL="0" distR="0">
            <wp:extent cx="5274310" cy="26720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Pr="00E01598" w:rsidRDefault="00E01598" w:rsidP="00E01598">
      <w:pPr>
        <w:pStyle w:val="T"/>
        <w:ind w:right="240"/>
      </w:pPr>
      <w:r>
        <w:t>部署设置</w:t>
      </w:r>
    </w:p>
    <w:p w:rsidR="001426A9" w:rsidRDefault="001426A9" w:rsidP="00EC6FEA">
      <w:pPr>
        <w:pStyle w:val="2"/>
      </w:pPr>
      <w:bookmarkStart w:id="26" w:name="_Toc515710220"/>
      <w:r>
        <w:rPr>
          <w:rFonts w:hint="eastAsia"/>
        </w:rPr>
        <w:t>启动</w:t>
      </w:r>
      <w:r>
        <w:rPr>
          <w:rFonts w:hint="eastAsia"/>
        </w:rPr>
        <w:t>tomcat</w:t>
      </w:r>
      <w:bookmarkEnd w:id="26"/>
    </w:p>
    <w:p w:rsidR="001426A9" w:rsidRDefault="001426A9" w:rsidP="00EC6FEA">
      <w:pPr>
        <w:pStyle w:val="3"/>
      </w:pPr>
      <w:bookmarkStart w:id="27" w:name="_Toc515710221"/>
      <w:r>
        <w:t>部署</w:t>
      </w:r>
      <w:bookmarkEnd w:id="27"/>
    </w:p>
    <w:p w:rsidR="001426A9" w:rsidRPr="00866E2F" w:rsidRDefault="001426A9" w:rsidP="00EC6FEA">
      <w:pPr>
        <w:ind w:firstLine="480"/>
      </w:pPr>
      <w:r>
        <w:t>部署</w:t>
      </w:r>
      <w:r>
        <w:t>example</w:t>
      </w:r>
      <w:r>
        <w:t>工程到</w:t>
      </w:r>
      <w:r>
        <w:t>tomcat</w:t>
      </w:r>
      <w:r>
        <w:t>中</w:t>
      </w:r>
    </w:p>
    <w:p w:rsidR="001426A9" w:rsidRPr="00866E2F" w:rsidRDefault="009A7149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4239260" cy="3841159"/>
            <wp:effectExtent l="0" t="0" r="889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335" cy="38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3"/>
      </w:pPr>
      <w:bookmarkStart w:id="28" w:name="_Toc515710222"/>
      <w:r>
        <w:t>启动</w:t>
      </w:r>
      <w:bookmarkEnd w:id="28"/>
    </w:p>
    <w:p w:rsidR="001426A9" w:rsidRDefault="001426A9" w:rsidP="00EC6FEA">
      <w:pPr>
        <w:ind w:firstLine="480"/>
      </w:pPr>
      <w:r>
        <w:t>采用</w:t>
      </w:r>
      <w:r>
        <w:t>debug</w:t>
      </w:r>
      <w:r>
        <w:t>方式启动</w:t>
      </w:r>
    </w:p>
    <w:p w:rsidR="001426A9" w:rsidRDefault="001426A9" w:rsidP="00EC6FEA">
      <w:pPr>
        <w:pStyle w:val="2"/>
      </w:pPr>
      <w:bookmarkStart w:id="29" w:name="_Toc515710223"/>
      <w:r>
        <w:t>验证</w:t>
      </w:r>
      <w:bookmarkEnd w:id="29"/>
    </w:p>
    <w:p w:rsidR="001426A9" w:rsidRDefault="001426A9" w:rsidP="00EC6FEA">
      <w:pPr>
        <w:pStyle w:val="3"/>
      </w:pPr>
      <w:bookmarkStart w:id="30" w:name="_Toc515710224"/>
      <w:r>
        <w:t>设置</w:t>
      </w:r>
      <w:bookmarkEnd w:id="30"/>
    </w:p>
    <w:p w:rsidR="001426A9" w:rsidRPr="00866E2F" w:rsidRDefault="001426A9" w:rsidP="00EC6FEA">
      <w:pPr>
        <w:ind w:firstLine="480"/>
      </w:pPr>
      <w:r>
        <w:t>通过</w:t>
      </w:r>
      <w:r w:rsidR="00E01598" w:rsidRPr="00E01598">
        <w:t>ExampleRecordController</w:t>
      </w:r>
      <w:r w:rsidR="00E01598">
        <w:t>中设置断点</w:t>
      </w:r>
      <w:r>
        <w:t>进行验证</w:t>
      </w:r>
      <w:r>
        <w:rPr>
          <w:rFonts w:hint="eastAsia"/>
        </w:rPr>
        <w:t>，</w:t>
      </w:r>
      <w:r>
        <w:t>在</w:t>
      </w:r>
      <w:r>
        <w:t>list</w:t>
      </w:r>
      <w:r w:rsidR="00E01598">
        <w:t>和</w:t>
      </w:r>
      <w:r w:rsidR="00E01598">
        <w:t>save</w:t>
      </w:r>
      <w:r>
        <w:t>中设置断点</w:t>
      </w:r>
      <w:r w:rsidR="00E01598">
        <w:rPr>
          <w:rFonts w:hint="eastAsia"/>
        </w:rPr>
        <w:t>。</w:t>
      </w:r>
    </w:p>
    <w:p w:rsidR="001426A9" w:rsidRDefault="00E01598" w:rsidP="00EC6FEA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40405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Pr="00866E2F" w:rsidRDefault="001426A9" w:rsidP="00EC6FEA">
      <w:pPr>
        <w:pStyle w:val="T"/>
        <w:ind w:right="240"/>
      </w:pPr>
      <w:r>
        <w:t>设置</w:t>
      </w:r>
    </w:p>
    <w:p w:rsidR="001426A9" w:rsidRDefault="001426A9" w:rsidP="00EC6FEA">
      <w:pPr>
        <w:pStyle w:val="3"/>
      </w:pPr>
      <w:bookmarkStart w:id="31" w:name="_Toc515710225"/>
      <w:r>
        <w:t>界面验证</w:t>
      </w:r>
      <w:bookmarkEnd w:id="31"/>
    </w:p>
    <w:p w:rsidR="001426A9" w:rsidRDefault="00E01598" w:rsidP="00EC6FEA">
      <w:pPr>
        <w:pStyle w:val="T0"/>
      </w:pPr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验证</w:t>
      </w:r>
    </w:p>
    <w:p w:rsidR="00E01598" w:rsidRDefault="00E01598" w:rsidP="00E01598">
      <w:pPr>
        <w:pStyle w:val="T0"/>
      </w:pPr>
      <w:r>
        <w:rPr>
          <w:noProof/>
        </w:rPr>
        <w:drawing>
          <wp:inline distT="0" distB="0" distL="0" distR="0">
            <wp:extent cx="5274310" cy="13696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Pr="00E01598" w:rsidRDefault="00E01598" w:rsidP="00E01598">
      <w:pPr>
        <w:pStyle w:val="T"/>
        <w:ind w:right="240"/>
      </w:pPr>
      <w:r>
        <w:lastRenderedPageBreak/>
        <w:t>验证</w:t>
      </w:r>
    </w:p>
    <w:p w:rsidR="001426A9" w:rsidRDefault="001426A9" w:rsidP="00EC6FEA">
      <w:pPr>
        <w:pStyle w:val="3"/>
      </w:pPr>
      <w:bookmarkStart w:id="32" w:name="_Toc515710226"/>
      <w:r>
        <w:t>断点</w:t>
      </w:r>
      <w:bookmarkEnd w:id="32"/>
    </w:p>
    <w:p w:rsidR="001426A9" w:rsidRDefault="00E01598" w:rsidP="00EC6FEA">
      <w:pPr>
        <w:pStyle w:val="T0"/>
      </w:pPr>
      <w:r>
        <w:rPr>
          <w:noProof/>
        </w:rPr>
        <w:drawing>
          <wp:inline distT="0" distB="0" distL="0" distR="0">
            <wp:extent cx="5274310" cy="22860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A9" w:rsidRDefault="001426A9" w:rsidP="00EC6FEA">
      <w:pPr>
        <w:pStyle w:val="T"/>
        <w:ind w:right="240"/>
      </w:pPr>
      <w:r>
        <w:t>断点截住则说明已经成功</w:t>
      </w:r>
    </w:p>
    <w:p w:rsidR="00477CE3" w:rsidRDefault="00477CE3" w:rsidP="00477CE3">
      <w:pPr>
        <w:pStyle w:val="1"/>
      </w:pPr>
      <w:r>
        <w:rPr>
          <w:rFonts w:hint="eastAsia"/>
        </w:rPr>
        <w:lastRenderedPageBreak/>
        <w:t>功能节点授权</w:t>
      </w:r>
      <w:bookmarkStart w:id="33" w:name="_GoBack"/>
      <w:bookmarkEnd w:id="33"/>
    </w:p>
    <w:p w:rsidR="00477CE3" w:rsidRDefault="00477CE3" w:rsidP="00477CE3">
      <w:pPr>
        <w:ind w:firstLine="480"/>
      </w:pPr>
      <w:r>
        <w:rPr>
          <w:rFonts w:hint="eastAsia"/>
        </w:rPr>
        <w:t>业务功能开发完毕后需要与</w:t>
      </w:r>
      <w:r>
        <w:rPr>
          <w:rFonts w:hint="eastAsia"/>
        </w:rPr>
        <w:t>IUAP</w:t>
      </w:r>
      <w:r>
        <w:rPr>
          <w:rFonts w:hint="eastAsia"/>
        </w:rPr>
        <w:t>集成，具体包括：（业务节点的注册，业务节点菜单的挂接，业务节点的授权）。当然还有些前置条件需要满足：必须先在系统中创建角色，创建用户，给用户分配角色。</w:t>
      </w:r>
    </w:p>
    <w:p w:rsidR="00477CE3" w:rsidRDefault="00477CE3" w:rsidP="00477CE3">
      <w:pPr>
        <w:ind w:firstLine="480"/>
      </w:pPr>
      <w:r>
        <w:rPr>
          <w:rFonts w:hint="eastAsia"/>
        </w:rPr>
        <w:t>整体步骤如下（注：以下步骤均以管理员身份在“管理中心”操作）</w:t>
      </w:r>
    </w:p>
    <w:p w:rsidR="00477CE3" w:rsidRDefault="00477CE3" w:rsidP="00477CE3">
      <w:pPr>
        <w:pStyle w:val="2"/>
      </w:pPr>
      <w:bookmarkStart w:id="34" w:name="_Toc515624823"/>
      <w:r>
        <w:rPr>
          <w:rFonts w:hint="eastAsia"/>
        </w:rPr>
        <w:t>创建角色</w:t>
      </w:r>
      <w:bookmarkEnd w:id="34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进入“角色管理”，新增角色。</w:t>
      </w:r>
    </w:p>
    <w:p w:rsidR="00477CE3" w:rsidRDefault="00477CE3" w:rsidP="00477CE3">
      <w:pPr>
        <w:pStyle w:val="T0"/>
      </w:pPr>
      <w:r w:rsidRPr="00B41924">
        <w:rPr>
          <w:noProof/>
        </w:rPr>
        <w:drawing>
          <wp:inline distT="0" distB="0" distL="0" distR="0">
            <wp:extent cx="4705350" cy="1491988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49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5F0694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5F0694">
        <w:fldChar w:fldCharType="separate"/>
      </w:r>
      <w:r>
        <w:rPr>
          <w:noProof/>
        </w:rPr>
        <w:t>2</w:t>
      </w:r>
      <w:r w:rsidR="005F0694">
        <w:fldChar w:fldCharType="end"/>
      </w:r>
      <w:r>
        <w:rPr>
          <w:rFonts w:hint="eastAsia"/>
        </w:rPr>
        <w:t>新增角色</w:t>
      </w:r>
    </w:p>
    <w:p w:rsidR="00477CE3" w:rsidRDefault="00477CE3" w:rsidP="00477CE3">
      <w:pPr>
        <w:pStyle w:val="2"/>
      </w:pPr>
      <w:bookmarkStart w:id="35" w:name="_Toc515624824"/>
      <w:r>
        <w:rPr>
          <w:rFonts w:hint="eastAsia"/>
        </w:rPr>
        <w:t>创建用户</w:t>
      </w:r>
      <w:bookmarkEnd w:id="35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进入“用户管理”，新增用户。</w:t>
      </w:r>
    </w:p>
    <w:p w:rsidR="00477CE3" w:rsidRDefault="00477CE3" w:rsidP="00477CE3">
      <w:pPr>
        <w:pStyle w:val="T0"/>
      </w:pPr>
      <w:r w:rsidRPr="00B41924">
        <w:rPr>
          <w:noProof/>
        </w:rPr>
        <w:drawing>
          <wp:inline distT="0" distB="0" distL="0" distR="0">
            <wp:extent cx="4705350" cy="1400175"/>
            <wp:effectExtent l="19050" t="0" r="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79" cy="140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5F0694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5F0694">
        <w:fldChar w:fldCharType="separate"/>
      </w:r>
      <w:r>
        <w:rPr>
          <w:noProof/>
        </w:rPr>
        <w:t>3</w:t>
      </w:r>
      <w:r w:rsidR="005F0694">
        <w:fldChar w:fldCharType="end"/>
      </w:r>
      <w:r>
        <w:rPr>
          <w:rFonts w:hint="eastAsia"/>
        </w:rPr>
        <w:t>新增用户</w:t>
      </w:r>
    </w:p>
    <w:p w:rsidR="00477CE3" w:rsidRDefault="00477CE3" w:rsidP="00477CE3">
      <w:pPr>
        <w:pStyle w:val="2"/>
      </w:pPr>
      <w:bookmarkStart w:id="36" w:name="_Toc515624825"/>
      <w:r>
        <w:rPr>
          <w:rFonts w:hint="eastAsia"/>
        </w:rPr>
        <w:t>用户分配角色</w:t>
      </w:r>
      <w:bookmarkEnd w:id="36"/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进入“角色分配用户”，选中“业务角色</w:t>
      </w:r>
      <w:r>
        <w:rPr>
          <w:rFonts w:hint="eastAsia"/>
        </w:rPr>
        <w:t>1</w:t>
      </w:r>
      <w:r>
        <w:rPr>
          <w:rFonts w:hint="eastAsia"/>
        </w:rPr>
        <w:t>”，分配用户“测试用户</w:t>
      </w:r>
      <w:r>
        <w:rPr>
          <w:rFonts w:hint="eastAsia"/>
        </w:rPr>
        <w:t>1</w:t>
      </w:r>
      <w:r>
        <w:rPr>
          <w:rFonts w:hint="eastAsia"/>
        </w:rPr>
        <w:t>”。</w:t>
      </w:r>
    </w:p>
    <w:p w:rsidR="00477CE3" w:rsidRDefault="00477CE3" w:rsidP="00477CE3">
      <w:pPr>
        <w:pStyle w:val="T0"/>
      </w:pPr>
      <w:r w:rsidRPr="00B41924">
        <w:rPr>
          <w:noProof/>
        </w:rPr>
        <w:lastRenderedPageBreak/>
        <w:drawing>
          <wp:inline distT="0" distB="0" distL="0" distR="0">
            <wp:extent cx="4257675" cy="1644958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4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5F0694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5F0694">
        <w:fldChar w:fldCharType="separate"/>
      </w:r>
      <w:r>
        <w:rPr>
          <w:noProof/>
        </w:rPr>
        <w:t>4</w:t>
      </w:r>
      <w:r w:rsidR="005F0694">
        <w:fldChar w:fldCharType="end"/>
      </w:r>
      <w:r>
        <w:rPr>
          <w:rFonts w:hint="eastAsia"/>
        </w:rPr>
        <w:t>角色分配用户</w:t>
      </w:r>
    </w:p>
    <w:p w:rsidR="00477CE3" w:rsidRDefault="00477CE3" w:rsidP="00477CE3">
      <w:pPr>
        <w:pStyle w:val="2"/>
      </w:pPr>
      <w:bookmarkStart w:id="37" w:name="_Toc515624826"/>
      <w:r>
        <w:rPr>
          <w:rFonts w:hint="eastAsia"/>
        </w:rPr>
        <w:t>注册业务节点</w:t>
      </w:r>
      <w:bookmarkEnd w:id="37"/>
      <w:ins w:id="38" w:author="admin" w:date="2018-06-12T13:12:00Z">
        <w:r w:rsidR="00127C3B">
          <w:rPr>
            <w:rFonts w:hint="eastAsia"/>
          </w:rPr>
          <w:tab/>
        </w:r>
      </w:ins>
    </w:p>
    <w:p w:rsidR="00477CE3" w:rsidRDefault="00477CE3" w:rsidP="00477CE3">
      <w:pPr>
        <w:pStyle w:val="a6"/>
        <w:ind w:left="900" w:firstLineChars="0" w:firstLine="0"/>
      </w:pPr>
      <w:r>
        <w:rPr>
          <w:rFonts w:hint="eastAsia"/>
        </w:rPr>
        <w:t>进入“功能管理”，点击“新增功能”。</w:t>
      </w:r>
    </w:p>
    <w:p w:rsidR="00477CE3" w:rsidRDefault="00477CE3" w:rsidP="00477CE3">
      <w:pPr>
        <w:pStyle w:val="T0"/>
        <w:keepNext/>
      </w:pPr>
      <w:r>
        <w:rPr>
          <w:rFonts w:hint="eastAsia"/>
          <w:noProof/>
        </w:rPr>
        <w:drawing>
          <wp:inline distT="0" distB="0" distL="0" distR="0">
            <wp:extent cx="5274310" cy="4412239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Pr="00180220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5F0694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5F0694">
        <w:fldChar w:fldCharType="separate"/>
      </w:r>
      <w:r>
        <w:rPr>
          <w:noProof/>
        </w:rPr>
        <w:t>5</w:t>
      </w:r>
      <w:r w:rsidR="005F0694">
        <w:fldChar w:fldCharType="end"/>
      </w:r>
      <w:r>
        <w:rPr>
          <w:rFonts w:hint="eastAsia"/>
        </w:rPr>
        <w:t>新增功能</w:t>
      </w:r>
    </w:p>
    <w:p w:rsidR="00477CE3" w:rsidRDefault="00477CE3" w:rsidP="00477CE3">
      <w:pPr>
        <w:pStyle w:val="2"/>
      </w:pPr>
      <w:bookmarkStart w:id="39" w:name="_Toc515624827"/>
      <w:r>
        <w:rPr>
          <w:rFonts w:hint="eastAsia"/>
        </w:rPr>
        <w:lastRenderedPageBreak/>
        <w:t>业务节点挂接菜单</w:t>
      </w:r>
      <w:bookmarkEnd w:id="39"/>
    </w:p>
    <w:p w:rsidR="00477CE3" w:rsidRDefault="00477CE3" w:rsidP="00477CE3">
      <w:pPr>
        <w:pStyle w:val="T0"/>
        <w:keepNext/>
      </w:pPr>
      <w:r>
        <w:rPr>
          <w:rFonts w:hint="eastAsia"/>
          <w:noProof/>
        </w:rPr>
        <w:drawing>
          <wp:inline distT="0" distB="0" distL="0" distR="0">
            <wp:extent cx="5274310" cy="3019216"/>
            <wp:effectExtent l="19050" t="0" r="254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5F0694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5F0694">
        <w:fldChar w:fldCharType="separate"/>
      </w:r>
      <w:r>
        <w:rPr>
          <w:noProof/>
        </w:rPr>
        <w:t>6</w:t>
      </w:r>
      <w:r w:rsidR="005F0694">
        <w:fldChar w:fldCharType="end"/>
      </w:r>
      <w:r>
        <w:rPr>
          <w:rFonts w:hint="eastAsia"/>
        </w:rPr>
        <w:t>新增菜单</w:t>
      </w:r>
    </w:p>
    <w:p w:rsidR="00477CE3" w:rsidRPr="00B41924" w:rsidRDefault="00477CE3" w:rsidP="00477CE3">
      <w:pPr>
        <w:pStyle w:val="2"/>
      </w:pPr>
      <w:bookmarkStart w:id="40" w:name="_Toc515624828"/>
      <w:r>
        <w:rPr>
          <w:rFonts w:hint="eastAsia"/>
        </w:rPr>
        <w:t>业务节点授权给角色</w:t>
      </w:r>
      <w:bookmarkEnd w:id="40"/>
    </w:p>
    <w:p w:rsidR="00477CE3" w:rsidRDefault="00477CE3" w:rsidP="00477CE3">
      <w:pPr>
        <w:ind w:firstLine="480"/>
      </w:pPr>
      <w:r>
        <w:rPr>
          <w:rFonts w:hint="eastAsia"/>
        </w:rPr>
        <w:t>点击“功能授权”，点击“业务角色</w:t>
      </w:r>
      <w:r>
        <w:rPr>
          <w:rFonts w:hint="eastAsia"/>
        </w:rPr>
        <w:t>1</w:t>
      </w:r>
      <w:r>
        <w:rPr>
          <w:rFonts w:hint="eastAsia"/>
        </w:rPr>
        <w:t>”的功能授权，选中“档案</w:t>
      </w:r>
      <w:r>
        <w:rPr>
          <w:rFonts w:hint="eastAsia"/>
        </w:rPr>
        <w:t>2</w:t>
      </w:r>
      <w:r>
        <w:rPr>
          <w:rFonts w:hint="eastAsia"/>
        </w:rPr>
        <w:t>”这个菜单项，然后点击保存。</w:t>
      </w:r>
    </w:p>
    <w:p w:rsidR="00477CE3" w:rsidRDefault="00477CE3" w:rsidP="00477CE3">
      <w:pPr>
        <w:keepNext/>
        <w:ind w:firstLine="480"/>
      </w:pPr>
      <w:r>
        <w:rPr>
          <w:noProof/>
        </w:rPr>
        <w:drawing>
          <wp:inline distT="0" distB="0" distL="0" distR="0">
            <wp:extent cx="4552950" cy="3274133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74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CE3" w:rsidRPr="006004D4" w:rsidRDefault="00477CE3" w:rsidP="00477CE3">
      <w:pPr>
        <w:pStyle w:val="ae"/>
        <w:ind w:firstLine="400"/>
        <w:jc w:val="center"/>
      </w:pPr>
      <w:r>
        <w:rPr>
          <w:rFonts w:hint="eastAsia"/>
        </w:rPr>
        <w:t>图</w:t>
      </w:r>
      <w:r w:rsidR="005F0694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 w:rsidR="005F0694">
        <w:fldChar w:fldCharType="separate"/>
      </w:r>
      <w:r>
        <w:rPr>
          <w:noProof/>
        </w:rPr>
        <w:t>7</w:t>
      </w:r>
      <w:r w:rsidR="005F0694">
        <w:fldChar w:fldCharType="end"/>
      </w:r>
      <w:r>
        <w:rPr>
          <w:rFonts w:hint="eastAsia"/>
        </w:rPr>
        <w:t>角色授权功能</w:t>
      </w:r>
    </w:p>
    <w:p w:rsidR="00477CE3" w:rsidRPr="00477CE3" w:rsidRDefault="00477CE3" w:rsidP="00477CE3">
      <w:pPr>
        <w:ind w:firstLine="480"/>
      </w:pPr>
    </w:p>
    <w:p w:rsidR="004E7231" w:rsidRDefault="00E01598" w:rsidP="004E7231">
      <w:pPr>
        <w:pStyle w:val="1"/>
      </w:pPr>
      <w:bookmarkStart w:id="41" w:name="_Toc515710227"/>
      <w:r>
        <w:rPr>
          <w:rFonts w:hint="eastAsia"/>
        </w:rPr>
        <w:lastRenderedPageBreak/>
        <w:t>代码</w:t>
      </w:r>
      <w:r w:rsidR="00CF396E">
        <w:rPr>
          <w:rFonts w:hint="eastAsia"/>
        </w:rPr>
        <w:t>结构</w:t>
      </w:r>
      <w:r>
        <w:rPr>
          <w:rFonts w:hint="eastAsia"/>
        </w:rPr>
        <w:t>说明</w:t>
      </w:r>
      <w:bookmarkEnd w:id="41"/>
    </w:p>
    <w:p w:rsidR="00E225E1" w:rsidRDefault="00E01598" w:rsidP="00E01598">
      <w:pPr>
        <w:pStyle w:val="2"/>
      </w:pPr>
      <w:bookmarkStart w:id="42" w:name="_Toc515710228"/>
      <w:r>
        <w:rPr>
          <w:rFonts w:hint="eastAsia"/>
        </w:rPr>
        <w:t>示例工程结构</w:t>
      </w:r>
      <w:bookmarkEnd w:id="42"/>
    </w:p>
    <w:p w:rsidR="004F1ABC" w:rsidRPr="004F1ABC" w:rsidRDefault="004F1ABC" w:rsidP="004F1ABC">
      <w:pPr>
        <w:pStyle w:val="T0"/>
      </w:pPr>
      <w:r w:rsidRPr="004F1ABC">
        <w:rPr>
          <w:noProof/>
        </w:rPr>
        <w:drawing>
          <wp:inline distT="0" distB="0" distL="0" distR="0">
            <wp:extent cx="4531110" cy="2639683"/>
            <wp:effectExtent l="0" t="0" r="3175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089" cy="26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98" w:rsidRDefault="00035DF9" w:rsidP="00035DF9">
      <w:pPr>
        <w:pStyle w:val="T0"/>
      </w:pPr>
      <w:r>
        <w:rPr>
          <w:noProof/>
        </w:rPr>
        <w:lastRenderedPageBreak/>
        <w:drawing>
          <wp:inline distT="0" distB="0" distL="0" distR="0">
            <wp:extent cx="2997200" cy="6258028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8514" cy="626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F9" w:rsidRDefault="00035DF9" w:rsidP="00035DF9">
      <w:pPr>
        <w:pStyle w:val="T"/>
        <w:ind w:right="240"/>
      </w:pPr>
      <w:r>
        <w:t>示例工程</w:t>
      </w:r>
      <w:r w:rsidR="000223D3">
        <w:t>后台</w:t>
      </w:r>
      <w:r>
        <w:t>结构</w:t>
      </w:r>
    </w:p>
    <w:p w:rsidR="000223D3" w:rsidRDefault="000223D3" w:rsidP="008D5AAF">
      <w:pPr>
        <w:pStyle w:val="T0"/>
      </w:pPr>
      <w:r>
        <w:rPr>
          <w:noProof/>
        </w:rPr>
        <w:lastRenderedPageBreak/>
        <w:drawing>
          <wp:inline distT="0" distB="0" distL="0" distR="0">
            <wp:extent cx="4191000" cy="5162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3D3" w:rsidRDefault="000223D3" w:rsidP="000223D3">
      <w:pPr>
        <w:pStyle w:val="T"/>
        <w:ind w:right="240" w:firstLine="480"/>
      </w:pPr>
      <w:r>
        <w:t>示例工程前台结构</w:t>
      </w:r>
    </w:p>
    <w:p w:rsidR="00501292" w:rsidRDefault="00501292" w:rsidP="00501292">
      <w:pPr>
        <w:pStyle w:val="2"/>
      </w:pPr>
      <w:bookmarkStart w:id="43" w:name="_Toc508696168"/>
      <w:bookmarkStart w:id="44" w:name="_Toc515710229"/>
      <w:r>
        <w:rPr>
          <w:rFonts w:hint="eastAsia"/>
        </w:rPr>
        <w:t>M</w:t>
      </w:r>
      <w:r>
        <w:t>ybatis</w:t>
      </w:r>
      <w:r>
        <w:rPr>
          <w:rFonts w:hint="eastAsia"/>
        </w:rPr>
        <w:t>介绍</w:t>
      </w:r>
      <w:bookmarkEnd w:id="43"/>
      <w:bookmarkEnd w:id="44"/>
    </w:p>
    <w:p w:rsidR="00501292" w:rsidRPr="00407E84" w:rsidRDefault="00501292" w:rsidP="00501292">
      <w:pPr>
        <w:ind w:firstLine="480"/>
      </w:pPr>
      <w:r w:rsidRPr="00407E84">
        <w:rPr>
          <w:rFonts w:hint="eastAsia"/>
        </w:rPr>
        <w:t>MyBatis</w:t>
      </w:r>
      <w:r w:rsidRPr="00407E84">
        <w:rPr>
          <w:rFonts w:hint="eastAsia"/>
        </w:rPr>
        <w:t>是支持</w:t>
      </w:r>
      <w:r w:rsidRPr="00407E84">
        <w:rPr>
          <w:rFonts w:hint="eastAsia"/>
          <w:b/>
          <w:bCs/>
        </w:rPr>
        <w:t>普通</w:t>
      </w:r>
      <w:r w:rsidRPr="00407E84">
        <w:rPr>
          <w:rFonts w:hint="eastAsia"/>
          <w:b/>
          <w:bCs/>
        </w:rPr>
        <w:t>SQL</w:t>
      </w:r>
      <w:r w:rsidRPr="00407E84">
        <w:rPr>
          <w:rFonts w:hint="eastAsia"/>
          <w:b/>
          <w:bCs/>
        </w:rPr>
        <w:t>查询，存储过程和高级映射</w:t>
      </w:r>
      <w:r w:rsidRPr="00407E84">
        <w:rPr>
          <w:rFonts w:hint="eastAsia"/>
        </w:rPr>
        <w:t>的优秀持久层框架。</w:t>
      </w:r>
    </w:p>
    <w:p w:rsidR="00501292" w:rsidRPr="00407E84" w:rsidRDefault="00501292" w:rsidP="00501292">
      <w:pPr>
        <w:ind w:firstLine="480"/>
      </w:pPr>
      <w:r w:rsidRPr="00407E84">
        <w:rPr>
          <w:rFonts w:hint="eastAsia"/>
        </w:rPr>
        <w:t>MyBatis</w:t>
      </w:r>
      <w:r w:rsidRPr="00407E84">
        <w:rPr>
          <w:rFonts w:hint="eastAsia"/>
        </w:rPr>
        <w:t>消除了几乎所有的</w:t>
      </w:r>
      <w:r w:rsidRPr="00407E84">
        <w:rPr>
          <w:rFonts w:hint="eastAsia"/>
        </w:rPr>
        <w:t>JDBC</w:t>
      </w:r>
      <w:r w:rsidRPr="00407E84">
        <w:rPr>
          <w:rFonts w:hint="eastAsia"/>
        </w:rPr>
        <w:t>代码和参数的手工设置以及结果集的检索。</w:t>
      </w:r>
      <w:r w:rsidRPr="00407E84">
        <w:rPr>
          <w:rFonts w:hint="eastAsia"/>
        </w:rPr>
        <w:t>MyBatis</w:t>
      </w:r>
      <w:r w:rsidRPr="00407E84">
        <w:rPr>
          <w:rFonts w:hint="eastAsia"/>
        </w:rPr>
        <w:t>使用简单的</w:t>
      </w:r>
      <w:r w:rsidRPr="00407E84">
        <w:rPr>
          <w:rFonts w:hint="eastAsia"/>
        </w:rPr>
        <w:t>XML</w:t>
      </w:r>
      <w:r w:rsidRPr="00407E84">
        <w:rPr>
          <w:rFonts w:hint="eastAsia"/>
        </w:rPr>
        <w:t>或注解用于配置和原始映射，将接口和</w:t>
      </w:r>
      <w:r w:rsidRPr="00407E84">
        <w:rPr>
          <w:rFonts w:hint="eastAsia"/>
        </w:rPr>
        <w:t>Java</w:t>
      </w:r>
      <w:r w:rsidRPr="00407E84">
        <w:rPr>
          <w:rFonts w:hint="eastAsia"/>
        </w:rPr>
        <w:t>的</w:t>
      </w:r>
      <w:r w:rsidRPr="00407E84">
        <w:rPr>
          <w:rFonts w:hint="eastAsia"/>
        </w:rPr>
        <w:t>POJOs</w:t>
      </w:r>
      <w:r w:rsidRPr="00407E84">
        <w:rPr>
          <w:rFonts w:hint="eastAsia"/>
        </w:rPr>
        <w:t>（</w:t>
      </w:r>
      <w:r w:rsidRPr="00407E84">
        <w:rPr>
          <w:rFonts w:hint="eastAsia"/>
        </w:rPr>
        <w:t>Plan Old Java Objects</w:t>
      </w:r>
      <w:r w:rsidRPr="00407E84">
        <w:rPr>
          <w:rFonts w:hint="eastAsia"/>
        </w:rPr>
        <w:t>，普通的</w:t>
      </w:r>
      <w:r w:rsidRPr="00407E84">
        <w:rPr>
          <w:rFonts w:hint="eastAsia"/>
        </w:rPr>
        <w:t>Java</w:t>
      </w:r>
      <w:r w:rsidRPr="00407E84">
        <w:rPr>
          <w:rFonts w:hint="eastAsia"/>
        </w:rPr>
        <w:t>对象）映射成数据库中的记录</w:t>
      </w:r>
      <w:r w:rsidRPr="00407E84">
        <w:rPr>
          <w:rFonts w:hint="eastAsia"/>
        </w:rPr>
        <w:t>.</w:t>
      </w:r>
    </w:p>
    <w:p w:rsidR="00501292" w:rsidRDefault="00501292" w:rsidP="00501292">
      <w:pPr>
        <w:ind w:firstLine="480"/>
      </w:pPr>
    </w:p>
    <w:p w:rsidR="00501292" w:rsidRDefault="00501292" w:rsidP="00501292">
      <w:pPr>
        <w:ind w:firstLine="480"/>
      </w:pPr>
      <w:r>
        <w:rPr>
          <w:rFonts w:hint="eastAsia"/>
        </w:rPr>
        <w:t>Mybat</w:t>
      </w:r>
      <w:r>
        <w:t>is</w:t>
      </w:r>
      <w:r>
        <w:rPr>
          <w:rFonts w:hint="eastAsia"/>
        </w:rPr>
        <w:t>运行过程</w:t>
      </w:r>
    </w:p>
    <w:p w:rsidR="00501292" w:rsidRDefault="00501292" w:rsidP="008D5AAF">
      <w:pPr>
        <w:pStyle w:val="T0"/>
      </w:pPr>
      <w:r>
        <w:rPr>
          <w:noProof/>
        </w:rPr>
        <w:lastRenderedPageBreak/>
        <w:drawing>
          <wp:inline distT="0" distB="0" distL="0" distR="0">
            <wp:extent cx="4826000" cy="2346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929" cy="23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pStyle w:val="T"/>
        <w:ind w:right="240"/>
      </w:pPr>
    </w:p>
    <w:p w:rsidR="00DD5410" w:rsidRDefault="00DD5410" w:rsidP="00DD5410">
      <w:pPr>
        <w:pStyle w:val="3"/>
      </w:pPr>
      <w:bookmarkStart w:id="45" w:name="_Toc508696163"/>
      <w:bookmarkStart w:id="46" w:name="_Toc515710230"/>
      <w:r>
        <w:rPr>
          <w:rFonts w:hint="eastAsia"/>
        </w:rPr>
        <w:t>M</w:t>
      </w:r>
      <w:r>
        <w:t>ybatis</w:t>
      </w:r>
      <w:r>
        <w:rPr>
          <w:rFonts w:hint="eastAsia"/>
        </w:rPr>
        <w:t>持久化配置</w:t>
      </w:r>
      <w:bookmarkEnd w:id="45"/>
      <w:bookmarkEnd w:id="46"/>
    </w:p>
    <w:p w:rsidR="00DD5410" w:rsidRDefault="00DD5410" w:rsidP="00DD5410">
      <w:pPr>
        <w:ind w:firstLine="480"/>
      </w:pPr>
      <w:r>
        <w:rPr>
          <w:rFonts w:hint="eastAsia"/>
          <w:noProof/>
        </w:rPr>
        <w:t>找到持久化配置文件</w:t>
      </w:r>
    </w:p>
    <w:p w:rsidR="00DD5410" w:rsidRDefault="00DD5410" w:rsidP="00DD5410">
      <w:pPr>
        <w:ind w:firstLine="480"/>
      </w:pPr>
      <w:r>
        <w:rPr>
          <w:noProof/>
        </w:rPr>
        <w:drawing>
          <wp:inline distT="0" distB="0" distL="0" distR="0">
            <wp:extent cx="3019048" cy="18380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ind w:firstLine="480"/>
      </w:pPr>
      <w:r>
        <w:rPr>
          <w:rFonts w:hint="eastAsia"/>
        </w:rPr>
        <w:t>因为使用了</w:t>
      </w:r>
      <w:r>
        <w:rPr>
          <w:rFonts w:hint="eastAsia"/>
        </w:rPr>
        <w:t>Mybatis</w:t>
      </w:r>
      <w:r>
        <w:rPr>
          <w:rFonts w:hint="eastAsia"/>
        </w:rPr>
        <w:t>的持久化方式，</w:t>
      </w:r>
      <w:r>
        <w:t>所以</w:t>
      </w:r>
      <w:r>
        <w:rPr>
          <w:rFonts w:hint="eastAsia"/>
        </w:rPr>
        <w:t>需要修改对应的配置信息，</w:t>
      </w:r>
      <w:r>
        <w:t>增加</w:t>
      </w:r>
      <w:r>
        <w:rPr>
          <w:rFonts w:hint="eastAsia"/>
        </w:rPr>
        <w:t>Mybatis</w:t>
      </w:r>
      <w:r>
        <w:rPr>
          <w:rFonts w:hint="eastAsia"/>
        </w:rPr>
        <w:t>扫描的</w:t>
      </w:r>
      <w:r>
        <w:rPr>
          <w:rFonts w:hint="eastAsia"/>
        </w:rPr>
        <w:t>entity</w:t>
      </w:r>
      <w:r>
        <w:rPr>
          <w:rFonts w:hint="eastAsia"/>
        </w:rPr>
        <w:t>包。同时因为使用了</w:t>
      </w:r>
      <w:r>
        <w:rPr>
          <w:rFonts w:hint="eastAsia"/>
        </w:rPr>
        <w:t>mysql</w:t>
      </w:r>
      <w:r>
        <w:rPr>
          <w:rFonts w:hint="eastAsia"/>
        </w:rPr>
        <w:t>数据库，</w:t>
      </w:r>
      <w:r>
        <w:t>所以</w:t>
      </w:r>
      <w:r>
        <w:rPr>
          <w:rFonts w:hint="eastAsia"/>
        </w:rPr>
        <w:t>下面配置文件为</w:t>
      </w:r>
      <w:r>
        <w:rPr>
          <w:rFonts w:hint="eastAsia"/>
        </w:rPr>
        <w:t>mysql</w:t>
      </w:r>
      <w:r>
        <w:rPr>
          <w:rFonts w:hint="eastAsia"/>
        </w:rPr>
        <w:t>文件夹下的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DD5410" w:rsidRDefault="00DD5410" w:rsidP="00DD5410">
      <w:pPr>
        <w:ind w:firstLine="480"/>
      </w:pPr>
      <w:r>
        <w:rPr>
          <w:noProof/>
        </w:rPr>
        <w:drawing>
          <wp:inline distT="0" distB="0" distL="0" distR="0">
            <wp:extent cx="5274310" cy="15424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Default="00DD5410" w:rsidP="00DD5410">
      <w:pPr>
        <w:ind w:firstLine="480"/>
      </w:pPr>
      <w:r>
        <w:rPr>
          <w:rFonts w:hint="eastAsia"/>
        </w:rPr>
        <w:t>mapper</w:t>
      </w:r>
      <w:r>
        <w:rPr>
          <w:rFonts w:hint="eastAsia"/>
        </w:rPr>
        <w:t>接口类位置，</w:t>
      </w:r>
      <w:r>
        <w:t>增加</w:t>
      </w:r>
      <w:r>
        <w:rPr>
          <w:rFonts w:hint="eastAsia"/>
        </w:rPr>
        <w:t>我们目前生成的</w:t>
      </w:r>
      <w:r>
        <w:rPr>
          <w:rFonts w:hint="eastAsia"/>
        </w:rPr>
        <w:t>mapper</w:t>
      </w:r>
      <w:r>
        <w:rPr>
          <w:rFonts w:hint="eastAsia"/>
        </w:rPr>
        <w:t>包位置</w:t>
      </w:r>
    </w:p>
    <w:p w:rsidR="00DD5410" w:rsidRPr="0043005B" w:rsidRDefault="00DD5410" w:rsidP="00DD5410">
      <w:pPr>
        <w:ind w:firstLine="480"/>
      </w:pPr>
      <w:r>
        <w:rPr>
          <w:noProof/>
        </w:rPr>
        <w:lastRenderedPageBreak/>
        <w:drawing>
          <wp:inline distT="0" distB="0" distL="0" distR="0">
            <wp:extent cx="5274310" cy="657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10" w:rsidRPr="00DD5410" w:rsidRDefault="00DD5410" w:rsidP="00DD5410">
      <w:pPr>
        <w:ind w:firstLine="480"/>
      </w:pPr>
    </w:p>
    <w:p w:rsidR="008D5AAF" w:rsidRPr="0023615D" w:rsidRDefault="008D5AAF" w:rsidP="008D5AAF">
      <w:pPr>
        <w:pStyle w:val="2"/>
      </w:pPr>
      <w:bookmarkStart w:id="47" w:name="_Toc508696184"/>
      <w:bookmarkStart w:id="48" w:name="_Toc515710231"/>
      <w:r w:rsidRPr="0023615D">
        <w:rPr>
          <w:rFonts w:hint="eastAsia"/>
        </w:rPr>
        <w:t>项目配置解析</w:t>
      </w:r>
      <w:bookmarkEnd w:id="47"/>
      <w:bookmarkEnd w:id="48"/>
    </w:p>
    <w:p w:rsidR="008D5AAF" w:rsidRPr="0023615D" w:rsidRDefault="008D5AAF" w:rsidP="008D5AAF">
      <w:pPr>
        <w:pStyle w:val="3"/>
      </w:pPr>
      <w:bookmarkStart w:id="49" w:name="_Toc508696186"/>
      <w:bookmarkStart w:id="50" w:name="_Toc515710232"/>
      <w:r w:rsidRPr="0023615D">
        <w:rPr>
          <w:rFonts w:hint="eastAsia"/>
        </w:rPr>
        <w:t>Spring</w:t>
      </w:r>
      <w:r w:rsidRPr="0023615D">
        <w:rPr>
          <w:rFonts w:hint="eastAsia"/>
        </w:rPr>
        <w:t>集成</w:t>
      </w:r>
      <w:bookmarkEnd w:id="49"/>
      <w:bookmarkEnd w:id="50"/>
    </w:p>
    <w:p w:rsidR="008D5AAF" w:rsidRPr="004C0CD4" w:rsidRDefault="008D5AAF" w:rsidP="008D5AAF">
      <w:pPr>
        <w:ind w:firstLine="480"/>
      </w:pPr>
      <w:r w:rsidRPr="00E266FC">
        <w:t xml:space="preserve">iuap </w:t>
      </w:r>
      <w:r w:rsidRPr="00E266FC">
        <w:rPr>
          <w:rFonts w:hint="eastAsia"/>
        </w:rPr>
        <w:t>平台集成了</w:t>
      </w:r>
      <w:r w:rsidRPr="00E266FC">
        <w:rPr>
          <w:rFonts w:hint="eastAsia"/>
        </w:rPr>
        <w:t>Spring</w:t>
      </w:r>
      <w:r w:rsidRPr="00E266FC">
        <w:rPr>
          <w:rFonts w:hint="eastAsia"/>
        </w:rPr>
        <w:t>框架进行组件的配置和管理，以及</w:t>
      </w:r>
      <w:r w:rsidRPr="00E266FC">
        <w:rPr>
          <w:rFonts w:hint="eastAsia"/>
        </w:rPr>
        <w:t>Spring MVC</w:t>
      </w:r>
      <w:r w:rsidRPr="00E266FC">
        <w:rPr>
          <w:rFonts w:hint="eastAsia"/>
        </w:rPr>
        <w:t>作为后端</w:t>
      </w:r>
      <w:r w:rsidRPr="00E266FC">
        <w:rPr>
          <w:rFonts w:hint="eastAsia"/>
        </w:rPr>
        <w:t>MVC</w:t>
      </w:r>
      <w:r w:rsidRPr="00E266FC">
        <w:rPr>
          <w:rFonts w:hint="eastAsia"/>
        </w:rPr>
        <w:t>框架，更方便业务开发者进行开发使用。</w:t>
      </w:r>
    </w:p>
    <w:p w:rsidR="008D5AAF" w:rsidRPr="004C0CD4" w:rsidRDefault="008D5AAF" w:rsidP="008D5AAF">
      <w:pPr>
        <w:pStyle w:val="T0"/>
      </w:pPr>
      <w:r>
        <w:rPr>
          <w:noProof/>
        </w:rPr>
        <w:drawing>
          <wp:inline distT="0" distB="0" distL="0" distR="0">
            <wp:extent cx="5251450" cy="203591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512" cy="20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AF" w:rsidRDefault="008D5AAF" w:rsidP="008D5AAF">
      <w:pPr>
        <w:ind w:firstLine="480"/>
        <w:rPr>
          <w:szCs w:val="24"/>
        </w:rPr>
      </w:pPr>
      <w:r>
        <w:rPr>
          <w:rFonts w:hint="eastAsia"/>
          <w:shd w:val="clear" w:color="auto" w:fill="FFFFFF"/>
        </w:rPr>
        <w:t>从</w:t>
      </w:r>
      <w:r>
        <w:rPr>
          <w:rFonts w:hint="eastAsia"/>
          <w:shd w:val="clear" w:color="auto" w:fill="FFFFFF"/>
        </w:rPr>
        <w:t>pom.xml</w:t>
      </w:r>
      <w:r>
        <w:rPr>
          <w:rFonts w:hint="eastAsia"/>
          <w:shd w:val="clear" w:color="auto" w:fill="FFFFFF"/>
        </w:rPr>
        <w:t>中可以查看到</w:t>
      </w:r>
      <w:r>
        <w:rPr>
          <w:rFonts w:hint="eastAsia"/>
          <w:shd w:val="clear" w:color="auto" w:fill="FFFFFF"/>
        </w:rPr>
        <w:t>Spring</w:t>
      </w:r>
      <w:r>
        <w:rPr>
          <w:rFonts w:hint="eastAsia"/>
          <w:shd w:val="clear" w:color="auto" w:fill="FFFFFF"/>
        </w:rPr>
        <w:t>的版本，集成时此版本务必保持一致。</w:t>
      </w:r>
    </w:p>
    <w:p w:rsidR="008D5AAF" w:rsidRDefault="008D5AAF" w:rsidP="008D5AAF">
      <w:pPr>
        <w:ind w:firstLineChars="150" w:firstLine="360"/>
        <w:rPr>
          <w:szCs w:val="24"/>
        </w:rPr>
      </w:pPr>
    </w:p>
    <w:p w:rsidR="008D5AAF" w:rsidRDefault="008D5AAF" w:rsidP="008D5AAF">
      <w:pPr>
        <w:pStyle w:val="T0"/>
      </w:pPr>
      <w:r>
        <w:rPr>
          <w:noProof/>
        </w:rPr>
        <w:drawing>
          <wp:inline distT="0" distB="0" distL="0" distR="0">
            <wp:extent cx="4622800" cy="30924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379" cy="31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AF" w:rsidRDefault="008D5AAF" w:rsidP="008D5AAF">
      <w:pPr>
        <w:pStyle w:val="3"/>
      </w:pPr>
      <w:bookmarkStart w:id="51" w:name="_Toc508696187"/>
      <w:bookmarkStart w:id="52" w:name="_Toc515710233"/>
      <w:r>
        <w:lastRenderedPageBreak/>
        <w:t>SpringMVC</w:t>
      </w:r>
      <w:bookmarkEnd w:id="51"/>
      <w:bookmarkEnd w:id="52"/>
    </w:p>
    <w:p w:rsidR="008D5AAF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hd w:val="clear" w:color="auto" w:fill="FFFFFF"/>
        </w:rPr>
        <w:t>是当前最优秀的</w:t>
      </w:r>
      <w:r>
        <w:rPr>
          <w:rFonts w:ascii="Arial" w:hAnsi="Arial" w:cs="Arial"/>
          <w:color w:val="000000"/>
          <w:sz w:val="21"/>
          <w:shd w:val="clear" w:color="auto" w:fill="FFFFFF"/>
        </w:rPr>
        <w:t>MVC</w:t>
      </w:r>
      <w:r>
        <w:rPr>
          <w:rFonts w:ascii="Arial" w:hAnsi="Arial" w:cs="Arial"/>
          <w:color w:val="000000"/>
          <w:sz w:val="21"/>
          <w:shd w:val="clear" w:color="auto" w:fill="FFFFFF"/>
        </w:rPr>
        <w:t>框架，自从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2.5</w:t>
      </w:r>
      <w:r>
        <w:rPr>
          <w:rFonts w:ascii="Arial" w:hAnsi="Arial" w:cs="Arial"/>
          <w:color w:val="000000"/>
          <w:sz w:val="21"/>
          <w:shd w:val="clear" w:color="auto" w:fill="FFFFFF"/>
        </w:rPr>
        <w:t>版本发布后，由于支持注解配置，易用性有了大幅度的提高。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3.0</w:t>
      </w:r>
      <w:r>
        <w:rPr>
          <w:rFonts w:ascii="Arial" w:hAnsi="Arial" w:cs="Arial"/>
          <w:color w:val="000000"/>
          <w:sz w:val="21"/>
          <w:shd w:val="clear" w:color="auto" w:fill="FFFFFF"/>
        </w:rPr>
        <w:t>更加完善，实现了对</w:t>
      </w:r>
      <w:r>
        <w:rPr>
          <w:rFonts w:ascii="Arial" w:hAnsi="Arial" w:cs="Arial"/>
          <w:color w:val="000000"/>
          <w:sz w:val="21"/>
          <w:shd w:val="clear" w:color="auto" w:fill="FFFFFF"/>
        </w:rPr>
        <w:t>Struts 2</w:t>
      </w:r>
      <w:r>
        <w:rPr>
          <w:rFonts w:ascii="Arial" w:hAnsi="Arial" w:cs="Arial"/>
          <w:color w:val="000000"/>
          <w:sz w:val="21"/>
          <w:shd w:val="clear" w:color="auto" w:fill="FFFFFF"/>
        </w:rPr>
        <w:t>的超越。现在越来越多的开发团队选择了</w:t>
      </w:r>
      <w:r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>
        <w:rPr>
          <w:rFonts w:ascii="Arial" w:hAnsi="Arial" w:cs="Arial"/>
          <w:color w:val="000000"/>
          <w:sz w:val="21"/>
          <w:shd w:val="clear" w:color="auto" w:fill="FFFFFF"/>
        </w:rPr>
        <w:t>。</w:t>
      </w:r>
    </w:p>
    <w:p w:rsidR="008D5AAF" w:rsidRPr="009739DB" w:rsidRDefault="008D5AAF" w:rsidP="008D5AAF">
      <w:pPr>
        <w:pStyle w:val="4"/>
        <w:rPr>
          <w:shd w:val="clear" w:color="auto" w:fill="FFFFFF"/>
        </w:rPr>
      </w:pPr>
      <w:bookmarkStart w:id="53" w:name="_Toc515710234"/>
      <w:r w:rsidRPr="009739DB">
        <w:rPr>
          <w:rFonts w:hint="eastAsia"/>
          <w:shd w:val="clear" w:color="auto" w:fill="FFFFFF"/>
        </w:rPr>
        <w:t>配置解析</w:t>
      </w:r>
      <w:bookmarkEnd w:id="53"/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>1.Dispatcherservlet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DispatcherServlet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是前置控制器，配置在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web.xml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文件中的。拦截匹配的请求，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Servlet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拦截匹配规则要自已定义，把拦截下来的请求，依据相应的规则分发到目标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来处理，是配置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spring MVC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的第一步。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2.InternalResourceViewResolver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视图名称解析器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3.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以上出现的注解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 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负责注册一个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bean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上下文中</w:t>
      </w:r>
    </w:p>
    <w:p w:rsidR="008D5AAF" w:rsidRPr="009739DB" w:rsidRDefault="008D5AAF" w:rsidP="008D5AAF">
      <w:pPr>
        <w:widowControl/>
        <w:shd w:val="clear" w:color="auto" w:fill="F9F9F9"/>
        <w:spacing w:before="150" w:after="150" w:line="357" w:lineRule="atLeast"/>
        <w:ind w:firstLine="420"/>
        <w:jc w:val="left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@RequestMapping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注解为控制器指定可以处理哪些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</w:p>
    <w:p w:rsidR="008D5AAF" w:rsidRPr="009739DB" w:rsidRDefault="008D5AAF" w:rsidP="008D5AAF">
      <w:pPr>
        <w:pStyle w:val="4"/>
        <w:rPr>
          <w:shd w:val="clear" w:color="auto" w:fill="FFFFFF"/>
        </w:rPr>
      </w:pPr>
      <w:bookmarkStart w:id="54" w:name="_Toc515710235"/>
      <w:r w:rsidRPr="009739DB">
        <w:rPr>
          <w:rFonts w:hint="eastAsia"/>
          <w:shd w:val="clear" w:color="auto" w:fill="FFFFFF"/>
        </w:rPr>
        <w:t>SpringMVC</w:t>
      </w:r>
      <w:r w:rsidRPr="009739DB">
        <w:rPr>
          <w:rFonts w:hint="eastAsia"/>
          <w:shd w:val="clear" w:color="auto" w:fill="FFFFFF"/>
        </w:rPr>
        <w:t>常用注解</w:t>
      </w:r>
      <w:bookmarkEnd w:id="54"/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负责注册一个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bean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上下文中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@RequestMapping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注解为控制器指定可以处理哪些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@RequestBody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该注解用于读取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Request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请求的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body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部分数据，使用系统默认配置的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进行解析，然后把相应的数据绑定到要返回的对象上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 ,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再把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返回的对象数据绑定到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中方法的参数上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@ResponseBody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该注解用于将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的方法返回的对象，通过适当的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HttpMessageConverter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转换为指定格式后，写入到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Response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对象的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body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数据区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lastRenderedPageBreak/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@ModelAttribute 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　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在方法定义上使用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注解：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Spring MVC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在调用目标处理方法前，会先逐个调用在方法级上标注了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的方法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在方法的入参前使用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@ModelAttribute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注解：可以从隐含对象中获取隐含的模型数据中获取对象，再将请求参数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–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绑定到对象中，再传入入参将方法入参对象添加到模型中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 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@RequestParam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在处理方法入参处使用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@RequestParam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可以把请求参数传递给请求方法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@PathVariable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绑定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 URL 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占位符到入参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@ExceptionHandler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注解到方法上，出现异常时会执行该方法</w:t>
      </w:r>
    </w:p>
    <w:p w:rsidR="008D5AAF" w:rsidRPr="009739DB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@ControllerAdvice</w:t>
      </w:r>
    </w:p>
    <w:p w:rsidR="008D5AAF" w:rsidRDefault="008D5AAF" w:rsidP="008D5AAF">
      <w:pPr>
        <w:ind w:firstLine="420"/>
        <w:rPr>
          <w:rFonts w:ascii="Arial" w:hAnsi="Arial" w:cs="Arial"/>
          <w:color w:val="000000"/>
          <w:sz w:val="21"/>
          <w:shd w:val="clear" w:color="auto" w:fill="FFFFFF"/>
        </w:rPr>
      </w:pPr>
      <w:r w:rsidRPr="009739DB">
        <w:rPr>
          <w:rFonts w:ascii="Arial" w:hAnsi="Arial" w:cs="Arial"/>
          <w:color w:val="000000"/>
          <w:sz w:val="21"/>
          <w:shd w:val="clear" w:color="auto" w:fill="FFFFFF"/>
        </w:rPr>
        <w:t xml:space="preserve">　　使一个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成为全局的异常处理类，类中用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@ExceptionHandler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方法注解的方法可以处理所有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Controller</w:t>
      </w:r>
      <w:r w:rsidRPr="009739DB">
        <w:rPr>
          <w:rFonts w:ascii="Arial" w:hAnsi="Arial" w:cs="Arial"/>
          <w:color w:val="000000"/>
          <w:sz w:val="21"/>
          <w:shd w:val="clear" w:color="auto" w:fill="FFFFFF"/>
        </w:rPr>
        <w:t>发生的异常</w:t>
      </w:r>
    </w:p>
    <w:p w:rsidR="00501292" w:rsidRPr="008D5AAF" w:rsidRDefault="00501292" w:rsidP="00501292">
      <w:pPr>
        <w:ind w:firstLine="480"/>
      </w:pPr>
    </w:p>
    <w:p w:rsidR="00D66D4D" w:rsidRPr="0023615D" w:rsidRDefault="00D66D4D" w:rsidP="00D66D4D">
      <w:pPr>
        <w:pStyle w:val="2"/>
      </w:pPr>
      <w:bookmarkStart w:id="55" w:name="_Toc508696169"/>
      <w:bookmarkStart w:id="56" w:name="_Toc515710236"/>
      <w:r w:rsidRPr="0023615D">
        <w:t>后台</w:t>
      </w:r>
      <w:r w:rsidRPr="0023615D">
        <w:rPr>
          <w:rFonts w:hint="eastAsia"/>
        </w:rPr>
        <w:t>代码解析</w:t>
      </w:r>
      <w:bookmarkEnd w:id="55"/>
      <w:bookmarkEnd w:id="56"/>
    </w:p>
    <w:p w:rsidR="00D66D4D" w:rsidRPr="00E266FC" w:rsidRDefault="00D66D4D" w:rsidP="00D66D4D">
      <w:pPr>
        <w:ind w:firstLine="480"/>
      </w:pPr>
      <w:r w:rsidRPr="00E266FC">
        <w:rPr>
          <w:rFonts w:hint="eastAsia"/>
        </w:rPr>
        <w:t>后端代码分为几层：</w:t>
      </w:r>
      <w:r w:rsidRPr="00E266FC">
        <w:t>实体</w:t>
      </w:r>
      <w:r w:rsidRPr="00E266FC">
        <w:rPr>
          <w:rFonts w:hint="eastAsia"/>
        </w:rPr>
        <w:t>、</w:t>
      </w:r>
      <w:r w:rsidRPr="00E266FC">
        <w:rPr>
          <w:rFonts w:hint="eastAsia"/>
        </w:rPr>
        <w:t>DAO</w:t>
      </w:r>
      <w:r w:rsidRPr="00E266FC">
        <w:rPr>
          <w:rFonts w:hint="eastAsia"/>
        </w:rPr>
        <w:t>、</w:t>
      </w:r>
      <w:r w:rsidRPr="00E266FC">
        <w:t>Service</w:t>
      </w:r>
      <w:r w:rsidRPr="00E266FC">
        <w:rPr>
          <w:rFonts w:hint="eastAsia"/>
        </w:rPr>
        <w:t>、</w:t>
      </w:r>
      <w:r w:rsidRPr="00E266FC">
        <w:t>Controller</w:t>
      </w:r>
      <w:r w:rsidRPr="00E266FC">
        <w:rPr>
          <w:rFonts w:hint="eastAsia"/>
        </w:rPr>
        <w:t>。</w:t>
      </w:r>
    </w:p>
    <w:p w:rsidR="00D66D4D" w:rsidRPr="005D1D1B" w:rsidRDefault="00D66D4D" w:rsidP="00D66D4D">
      <w:pPr>
        <w:ind w:firstLine="480"/>
      </w:pPr>
    </w:p>
    <w:p w:rsidR="00D66D4D" w:rsidRDefault="00D66D4D" w:rsidP="00D66D4D">
      <w:pPr>
        <w:ind w:firstLine="480"/>
      </w:pPr>
      <w:r>
        <w:rPr>
          <w:noProof/>
        </w:rPr>
        <w:drawing>
          <wp:inline distT="0" distB="0" distL="0" distR="0">
            <wp:extent cx="5274310" cy="25400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4D" w:rsidRPr="00A7533D" w:rsidRDefault="00D66D4D" w:rsidP="00D66D4D">
      <w:pPr>
        <w:ind w:firstLine="480"/>
        <w:rPr>
          <w:szCs w:val="24"/>
        </w:rPr>
      </w:pPr>
    </w:p>
    <w:p w:rsidR="00D66D4D" w:rsidRDefault="00D66D4D" w:rsidP="00D66D4D">
      <w:pPr>
        <w:pStyle w:val="3"/>
      </w:pPr>
      <w:bookmarkStart w:id="57" w:name="_Toc508696170"/>
      <w:bookmarkStart w:id="58" w:name="_Toc515710237"/>
      <w:r>
        <w:rPr>
          <w:rFonts w:hint="eastAsia"/>
        </w:rPr>
        <w:lastRenderedPageBreak/>
        <w:t>配置</w:t>
      </w:r>
      <w:bookmarkEnd w:id="57"/>
      <w:bookmarkEnd w:id="58"/>
    </w:p>
    <w:p w:rsidR="00D66D4D" w:rsidRPr="003A7A02" w:rsidRDefault="00D66D4D" w:rsidP="00D66D4D">
      <w:pPr>
        <w:ind w:firstLine="480"/>
      </w:pPr>
      <w:r w:rsidRPr="003A7A02">
        <w:t>iuap</w:t>
      </w:r>
      <w:r w:rsidRPr="003A7A02">
        <w:t>平台使用</w:t>
      </w:r>
      <w:r w:rsidRPr="003A7A02">
        <w:t>iuap-mybatis</w:t>
      </w:r>
      <w:r w:rsidRPr="003A7A02">
        <w:t>作为</w:t>
      </w:r>
      <w:r w:rsidRPr="003A7A02">
        <w:t>MyBatis</w:t>
      </w:r>
      <w:r w:rsidRPr="003A7A02">
        <w:t>持久化的支持并提供了统一的</w:t>
      </w:r>
      <w:r w:rsidRPr="003A7A02">
        <w:t>Spring</w:t>
      </w:r>
      <w:r>
        <w:t>扫描注解和分页插件来支持分页的实现</w:t>
      </w:r>
      <w:r w:rsidRPr="003A7A02">
        <w:t>。</w:t>
      </w:r>
    </w:p>
    <w:p w:rsidR="00D66D4D" w:rsidRDefault="00D66D4D" w:rsidP="00D66D4D">
      <w:pPr>
        <w:ind w:firstLine="480"/>
      </w:pPr>
    </w:p>
    <w:p w:rsidR="00D66D4D" w:rsidRDefault="00D66D4D" w:rsidP="00D66D4D">
      <w:pPr>
        <w:pStyle w:val="a6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t>功能特性</w:t>
      </w:r>
    </w:p>
    <w:p w:rsidR="00D66D4D" w:rsidRPr="003C7C3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 w:rsidRPr="003C7C3D">
        <w:rPr>
          <w:rFonts w:ascii="Helvetica" w:hAnsi="Helvetica" w:cs="宋体"/>
          <w:color w:val="333333"/>
          <w:kern w:val="0"/>
          <w:sz w:val="21"/>
        </w:rPr>
        <w:t>iuap-mybatis</w:t>
      </w:r>
      <w:r w:rsidRPr="003C7C3D">
        <w:rPr>
          <w:rFonts w:ascii="Helvetica" w:hAnsi="Helvetica" w:cs="宋体"/>
          <w:color w:val="333333"/>
          <w:kern w:val="0"/>
          <w:sz w:val="21"/>
        </w:rPr>
        <w:t>提供了统一的</w:t>
      </w:r>
      <w:r w:rsidRPr="003C7C3D">
        <w:rPr>
          <w:rFonts w:ascii="Helvetica" w:hAnsi="Helvetica" w:cs="宋体"/>
          <w:color w:val="333333"/>
          <w:kern w:val="0"/>
          <w:sz w:val="21"/>
        </w:rPr>
        <w:t>Spring</w:t>
      </w:r>
      <w:r w:rsidRPr="003C7C3D">
        <w:rPr>
          <w:rFonts w:ascii="Helvetica" w:hAnsi="Helvetica" w:cs="宋体"/>
          <w:color w:val="333333"/>
          <w:kern w:val="0"/>
          <w:sz w:val="21"/>
        </w:rPr>
        <w:t>扫描注解和分页插件。通过</w:t>
      </w:r>
      <w:r w:rsidRPr="003C7C3D">
        <w:rPr>
          <w:rFonts w:ascii="Helvetica" w:hAnsi="Helvetica" w:cs="宋体"/>
          <w:color w:val="333333"/>
          <w:kern w:val="0"/>
          <w:sz w:val="21"/>
        </w:rPr>
        <w:t>@MyBatisRepository</w:t>
      </w:r>
      <w:r w:rsidRPr="003C7C3D">
        <w:rPr>
          <w:rFonts w:ascii="Helvetica" w:hAnsi="Helvetica" w:cs="宋体"/>
          <w:color w:val="333333"/>
          <w:kern w:val="0"/>
          <w:sz w:val="21"/>
        </w:rPr>
        <w:t>确定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提供服务的接口，再使用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的</w:t>
      </w:r>
      <w:r w:rsidRPr="003C7C3D">
        <w:rPr>
          <w:rFonts w:ascii="Helvetica" w:hAnsi="Helvetica" w:cs="宋体"/>
          <w:color w:val="333333"/>
          <w:kern w:val="0"/>
          <w:sz w:val="21"/>
        </w:rPr>
        <w:t>xml</w:t>
      </w:r>
      <w:r w:rsidRPr="003C7C3D">
        <w:rPr>
          <w:rFonts w:ascii="Helvetica" w:hAnsi="Helvetica" w:cs="宋体"/>
          <w:color w:val="333333"/>
          <w:kern w:val="0"/>
          <w:sz w:val="21"/>
        </w:rPr>
        <w:t>文件管理实现</w:t>
      </w:r>
      <w:r w:rsidRPr="003C7C3D">
        <w:rPr>
          <w:rFonts w:ascii="Helvetica" w:hAnsi="Helvetica" w:cs="宋体"/>
          <w:color w:val="333333"/>
          <w:kern w:val="0"/>
          <w:sz w:val="21"/>
        </w:rPr>
        <w:t>mybatis</w:t>
      </w:r>
      <w:r w:rsidRPr="003C7C3D">
        <w:rPr>
          <w:rFonts w:ascii="Helvetica" w:hAnsi="Helvetica" w:cs="宋体"/>
          <w:color w:val="333333"/>
          <w:kern w:val="0"/>
          <w:sz w:val="21"/>
        </w:rPr>
        <w:t>服务的</w:t>
      </w:r>
      <w:r w:rsidRPr="003C7C3D">
        <w:rPr>
          <w:rFonts w:ascii="Helvetica" w:hAnsi="Helvetica" w:cs="宋体"/>
          <w:color w:val="333333"/>
          <w:kern w:val="0"/>
          <w:sz w:val="21"/>
        </w:rPr>
        <w:t>sql</w:t>
      </w:r>
      <w:r w:rsidRPr="003C7C3D">
        <w:rPr>
          <w:rFonts w:ascii="Helvetica" w:hAnsi="Helvetica" w:cs="宋体"/>
          <w:color w:val="333333"/>
          <w:kern w:val="0"/>
          <w:sz w:val="21"/>
        </w:rPr>
        <w:t>语句。</w:t>
      </w:r>
    </w:p>
    <w:p w:rsidR="00D66D4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 w:rsidRPr="003C7C3D">
        <w:rPr>
          <w:rFonts w:ascii="Helvetica" w:hAnsi="Helvetica" w:cs="宋体"/>
          <w:color w:val="333333"/>
          <w:kern w:val="0"/>
          <w:sz w:val="21"/>
        </w:rPr>
        <w:t>分页插件支持</w:t>
      </w:r>
      <w:r w:rsidRPr="003C7C3D">
        <w:rPr>
          <w:rFonts w:ascii="Helvetica" w:hAnsi="Helvetica" w:cs="宋体"/>
          <w:color w:val="333333"/>
          <w:kern w:val="0"/>
          <w:sz w:val="21"/>
        </w:rPr>
        <w:t>MyBatis3.2.0~3.3.0(</w:t>
      </w:r>
      <w:r w:rsidRPr="003C7C3D">
        <w:rPr>
          <w:rFonts w:ascii="Helvetica" w:hAnsi="Helvetica" w:cs="宋体"/>
          <w:color w:val="333333"/>
          <w:kern w:val="0"/>
          <w:sz w:val="21"/>
        </w:rPr>
        <w:t>包含</w:t>
      </w:r>
      <w:r w:rsidRPr="003C7C3D">
        <w:rPr>
          <w:rFonts w:ascii="Helvetica" w:hAnsi="Helvetica" w:cs="宋体"/>
          <w:color w:val="333333"/>
          <w:kern w:val="0"/>
          <w:sz w:val="21"/>
        </w:rPr>
        <w:t>)</w:t>
      </w:r>
    </w:p>
    <w:p w:rsidR="00D66D4D" w:rsidRPr="007E0612" w:rsidRDefault="00D66D4D" w:rsidP="00D66D4D">
      <w:pPr>
        <w:pStyle w:val="a6"/>
        <w:widowControl/>
        <w:numPr>
          <w:ilvl w:val="0"/>
          <w:numId w:val="19"/>
        </w:numPr>
        <w:shd w:val="clear" w:color="auto" w:fill="FFFFFF"/>
        <w:spacing w:line="480" w:lineRule="auto"/>
        <w:ind w:firstLineChars="0"/>
        <w:jc w:val="left"/>
        <w:rPr>
          <w:rFonts w:ascii="Helvetica" w:hAnsi="Helvetica" w:cs="宋体"/>
          <w:color w:val="333333"/>
          <w:kern w:val="0"/>
          <w:sz w:val="21"/>
        </w:rPr>
      </w:pPr>
      <w:r w:rsidRPr="007E0612">
        <w:rPr>
          <w:rFonts w:ascii="Helvetica" w:hAnsi="Helvetica" w:cs="宋体" w:hint="eastAsia"/>
          <w:color w:val="333333"/>
          <w:kern w:val="0"/>
          <w:sz w:val="21"/>
        </w:rPr>
        <w:t>配置</w:t>
      </w:r>
    </w:p>
    <w:p w:rsidR="00D66D4D" w:rsidRDefault="00D66D4D" w:rsidP="00D66D4D">
      <w:pPr>
        <w:widowControl/>
        <w:shd w:val="clear" w:color="auto" w:fill="FFFFFF"/>
        <w:spacing w:line="480" w:lineRule="auto"/>
        <w:ind w:firstLine="420"/>
        <w:jc w:val="left"/>
        <w:rPr>
          <w:rFonts w:ascii="Helvetica" w:hAnsi="Helvetica" w:cs="宋体"/>
          <w:color w:val="333333"/>
          <w:kern w:val="0"/>
          <w:sz w:val="21"/>
        </w:rPr>
      </w:pPr>
      <w:r>
        <w:rPr>
          <w:rFonts w:ascii="Helvetica" w:hAnsi="Helvetica" w:cs="宋体" w:hint="eastAsia"/>
          <w:color w:val="333333"/>
          <w:kern w:val="0"/>
          <w:sz w:val="21"/>
        </w:rPr>
        <w:t>在</w:t>
      </w:r>
      <w:r>
        <w:rPr>
          <w:rFonts w:ascii="Helvetica" w:hAnsi="Helvetica" w:cs="宋体" w:hint="eastAsia"/>
          <w:color w:val="333333"/>
          <w:kern w:val="0"/>
          <w:sz w:val="21"/>
        </w:rPr>
        <w:t>maven</w:t>
      </w:r>
      <w:r>
        <w:rPr>
          <w:rFonts w:ascii="Helvetica" w:hAnsi="Helvetica" w:cs="宋体" w:hint="eastAsia"/>
          <w:color w:val="333333"/>
          <w:kern w:val="0"/>
          <w:sz w:val="21"/>
        </w:rPr>
        <w:t>中配置</w:t>
      </w:r>
    </w:p>
    <w:p w:rsidR="00D66D4D" w:rsidRPr="003C7C3D" w:rsidRDefault="00D66D4D" w:rsidP="00D66D4D">
      <w:pPr>
        <w:widowControl/>
        <w:shd w:val="clear" w:color="auto" w:fill="FFFFFF"/>
        <w:spacing w:line="480" w:lineRule="auto"/>
        <w:ind w:firstLine="480"/>
        <w:jc w:val="left"/>
        <w:rPr>
          <w:rFonts w:ascii="Helvetica" w:hAnsi="Helvetica" w:cs="宋体"/>
          <w:color w:val="333333"/>
          <w:kern w:val="0"/>
          <w:sz w:val="21"/>
        </w:rPr>
      </w:pPr>
      <w:r>
        <w:rPr>
          <w:noProof/>
        </w:rPr>
        <w:drawing>
          <wp:inline distT="0" distB="0" distL="0" distR="0">
            <wp:extent cx="3227695" cy="87952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0773" cy="8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4D" w:rsidRPr="00786203" w:rsidRDefault="00D66D4D" w:rsidP="00D66D4D">
      <w:pPr>
        <w:ind w:firstLine="480"/>
      </w:pPr>
    </w:p>
    <w:p w:rsidR="000223D3" w:rsidRPr="000223D3" w:rsidRDefault="000223D3" w:rsidP="000223D3">
      <w:pPr>
        <w:ind w:firstLineChars="0" w:firstLine="0"/>
      </w:pPr>
    </w:p>
    <w:p w:rsidR="00DE3385" w:rsidRDefault="00DE3385" w:rsidP="00DE3385">
      <w:pPr>
        <w:pStyle w:val="2"/>
      </w:pPr>
      <w:bookmarkStart w:id="59" w:name="_Toc508696176"/>
      <w:bookmarkStart w:id="60" w:name="_Toc515710238"/>
      <w:r w:rsidRPr="0023615D">
        <w:rPr>
          <w:rFonts w:hint="eastAsia"/>
        </w:rPr>
        <w:t>前台代码解析</w:t>
      </w:r>
      <w:bookmarkEnd w:id="59"/>
      <w:bookmarkEnd w:id="60"/>
    </w:p>
    <w:p w:rsidR="00DE3385" w:rsidRPr="0097640C" w:rsidRDefault="00DE3385" w:rsidP="00DE3385">
      <w:pPr>
        <w:pStyle w:val="3"/>
      </w:pPr>
      <w:bookmarkStart w:id="61" w:name="_Toc482119512"/>
      <w:bookmarkStart w:id="62" w:name="_Toc508696177"/>
      <w:bookmarkStart w:id="63" w:name="_Toc515710239"/>
      <w:r w:rsidRPr="0097640C">
        <w:rPr>
          <w:rFonts w:hint="eastAsia"/>
        </w:rPr>
        <w:t>前端页面架构</w:t>
      </w:r>
      <w:bookmarkEnd w:id="61"/>
      <w:bookmarkEnd w:id="62"/>
      <w:bookmarkEnd w:id="63"/>
    </w:p>
    <w:p w:rsidR="00DE3385" w:rsidRPr="00EE127B" w:rsidRDefault="00DE3385" w:rsidP="00DE3385">
      <w:pPr>
        <w:pStyle w:val="T0"/>
      </w:pPr>
      <w:r w:rsidRPr="00EE127B">
        <w:rPr>
          <w:noProof/>
        </w:rPr>
        <w:drawing>
          <wp:inline distT="0" distB="0" distL="0" distR="0">
            <wp:extent cx="4281295" cy="2481497"/>
            <wp:effectExtent l="0" t="0" r="0" b="0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406" cy="248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lastRenderedPageBreak/>
        <w:t>Router</w:t>
      </w:r>
      <w:r w:rsidRPr="000E30D3">
        <w:rPr>
          <w:rFonts w:hint="eastAsia"/>
        </w:rPr>
        <w:t>——前端路由框架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AMD</w:t>
      </w:r>
      <w:r w:rsidRPr="000E30D3">
        <w:rPr>
          <w:rFonts w:hint="eastAsia"/>
        </w:rPr>
        <w:t>——模块化管理工具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数据模型——</w:t>
      </w:r>
      <w:r w:rsidRPr="000E30D3">
        <w:t>处理企业级复杂数据交互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UI</w:t>
      </w:r>
      <w:r w:rsidRPr="000E30D3">
        <w:rPr>
          <w:rFonts w:hint="eastAsia"/>
        </w:rPr>
        <w:t>——</w:t>
      </w:r>
      <w:r w:rsidRPr="000E30D3">
        <w:t>快速构建前端页面</w:t>
      </w:r>
    </w:p>
    <w:p w:rsidR="00DE3385" w:rsidRPr="000E30D3" w:rsidRDefault="00DE3385" w:rsidP="00DE3385">
      <w:pPr>
        <w:ind w:firstLine="480"/>
      </w:pPr>
      <w:r w:rsidRPr="000E30D3">
        <w:rPr>
          <w:rFonts w:hint="eastAsia"/>
        </w:rPr>
        <w:t>UI</w:t>
      </w:r>
      <w:r w:rsidRPr="000E30D3">
        <w:rPr>
          <w:rFonts w:hint="eastAsia"/>
        </w:rPr>
        <w:t>模型——</w:t>
      </w:r>
      <w:r w:rsidRPr="000E30D3">
        <w:t>处理</w:t>
      </w:r>
      <w:r w:rsidRPr="000E30D3">
        <w:t>UI</w:t>
      </w:r>
      <w:r w:rsidRPr="000E30D3">
        <w:t>和数据模型之间的数据通信</w:t>
      </w:r>
    </w:p>
    <w:p w:rsidR="00DE3385" w:rsidRPr="003D64FA" w:rsidRDefault="00DE3385" w:rsidP="00DE3385">
      <w:pPr>
        <w:ind w:firstLine="480"/>
      </w:pPr>
    </w:p>
    <w:p w:rsidR="00DE3385" w:rsidRPr="0023615D" w:rsidRDefault="00DE3385" w:rsidP="00DE3385">
      <w:pPr>
        <w:pStyle w:val="3"/>
      </w:pPr>
      <w:bookmarkStart w:id="64" w:name="_Toc482119513"/>
      <w:bookmarkStart w:id="65" w:name="_Toc508696178"/>
      <w:bookmarkStart w:id="66" w:name="_Toc515710240"/>
      <w:r w:rsidRPr="0023615D">
        <w:rPr>
          <w:rFonts w:hint="eastAsia"/>
        </w:rPr>
        <w:t>单页面应用</w:t>
      </w:r>
      <w:r w:rsidRPr="0023615D">
        <w:rPr>
          <w:rFonts w:hint="eastAsia"/>
        </w:rPr>
        <w:t>(SPA)</w:t>
      </w:r>
      <w:bookmarkEnd w:id="64"/>
      <w:bookmarkEnd w:id="65"/>
      <w:bookmarkEnd w:id="66"/>
    </w:p>
    <w:p w:rsidR="00DE3385" w:rsidRPr="000D4AEB" w:rsidRDefault="00DE3385" w:rsidP="00DE3385">
      <w:pPr>
        <w:ind w:firstLine="480"/>
      </w:pPr>
      <w:r>
        <w:rPr>
          <w:rFonts w:hint="eastAsia"/>
        </w:rPr>
        <w:t>前端界面采用的</w:t>
      </w:r>
      <w:r w:rsidRPr="002C1EEE">
        <w:rPr>
          <w:rFonts w:hint="eastAsia"/>
        </w:rPr>
        <w:t>单页面应用</w:t>
      </w:r>
      <w:r>
        <w:rPr>
          <w:rFonts w:hint="eastAsia"/>
        </w:rPr>
        <w:t>，</w:t>
      </w:r>
      <w:r w:rsidRPr="000D4AEB">
        <w:rPr>
          <w:rFonts w:hint="eastAsia"/>
        </w:rPr>
        <w:t>单页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应用（</w:t>
      </w:r>
      <w:r w:rsidRPr="000D4AEB">
        <w:rPr>
          <w:rFonts w:hint="eastAsia"/>
        </w:rPr>
        <w:t>single page web application</w:t>
      </w:r>
      <w:r w:rsidRPr="000D4AEB">
        <w:rPr>
          <w:rFonts w:hint="eastAsia"/>
        </w:rPr>
        <w:t>，</w:t>
      </w:r>
      <w:r w:rsidRPr="000D4AEB">
        <w:rPr>
          <w:rFonts w:hint="eastAsia"/>
        </w:rPr>
        <w:t>SPA</w:t>
      </w:r>
      <w:r w:rsidRPr="000D4AEB">
        <w:rPr>
          <w:rFonts w:hint="eastAsia"/>
        </w:rPr>
        <w:t>），就是只有一张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页面的应用。单页应用程序</w:t>
      </w:r>
      <w:r w:rsidRPr="000D4AEB">
        <w:rPr>
          <w:rFonts w:hint="eastAsia"/>
        </w:rPr>
        <w:t xml:space="preserve"> (SPA) </w:t>
      </w:r>
      <w:r w:rsidRPr="000D4AEB">
        <w:rPr>
          <w:rFonts w:hint="eastAsia"/>
        </w:rPr>
        <w:t>是加载单个</w:t>
      </w:r>
      <w:r w:rsidRPr="000D4AEB">
        <w:rPr>
          <w:rFonts w:hint="eastAsia"/>
        </w:rPr>
        <w:t xml:space="preserve">HTML </w:t>
      </w:r>
      <w:r w:rsidRPr="000D4AEB">
        <w:rPr>
          <w:rFonts w:hint="eastAsia"/>
        </w:rPr>
        <w:t>页面并在用户与应用程序交互时动态更新该页面的</w:t>
      </w:r>
      <w:r w:rsidRPr="000D4AEB">
        <w:rPr>
          <w:rFonts w:hint="eastAsia"/>
        </w:rPr>
        <w:t>Web</w:t>
      </w:r>
      <w:r w:rsidRPr="000D4AEB">
        <w:rPr>
          <w:rFonts w:hint="eastAsia"/>
        </w:rPr>
        <w:t>应用程序。浏览器一开始会加载必需的</w:t>
      </w:r>
      <w:r w:rsidRPr="000D4AEB">
        <w:rPr>
          <w:rFonts w:hint="eastAsia"/>
        </w:rPr>
        <w:t>HTML</w:t>
      </w:r>
      <w:r w:rsidRPr="000D4AEB">
        <w:rPr>
          <w:rFonts w:hint="eastAsia"/>
        </w:rPr>
        <w:t>、</w:t>
      </w:r>
      <w:r w:rsidRPr="000D4AEB">
        <w:rPr>
          <w:rFonts w:hint="eastAsia"/>
        </w:rPr>
        <w:t>CSS</w:t>
      </w:r>
      <w:r w:rsidRPr="000D4AEB">
        <w:rPr>
          <w:rFonts w:hint="eastAsia"/>
        </w:rPr>
        <w:t>和</w:t>
      </w:r>
      <w:r w:rsidRPr="000D4AEB">
        <w:rPr>
          <w:rFonts w:hint="eastAsia"/>
        </w:rPr>
        <w:t>JavaScript</w:t>
      </w:r>
      <w:r w:rsidRPr="000D4AEB">
        <w:rPr>
          <w:rFonts w:hint="eastAsia"/>
        </w:rPr>
        <w:t>，所有的操作都在这张页面上完成，都由</w:t>
      </w:r>
      <w:r w:rsidRPr="000D4AEB">
        <w:rPr>
          <w:rFonts w:hint="eastAsia"/>
        </w:rPr>
        <w:t>JavaScript</w:t>
      </w:r>
      <w:r w:rsidRPr="000D4AEB">
        <w:rPr>
          <w:rFonts w:hint="eastAsia"/>
        </w:rPr>
        <w:t>来控制。因此，对单页应用来说模块化的开发和设计显得相当重要。</w:t>
      </w:r>
    </w:p>
    <w:p w:rsidR="00DE3385" w:rsidRPr="000D4AEB" w:rsidRDefault="00DE3385" w:rsidP="00DE3385">
      <w:pPr>
        <w:ind w:firstLine="480"/>
      </w:pPr>
      <w:r>
        <w:rPr>
          <w:rFonts w:hint="eastAsia"/>
        </w:rPr>
        <w:t>单页</w:t>
      </w:r>
      <w:r w:rsidRPr="000D4AEB">
        <w:rPr>
          <w:rFonts w:hint="eastAsia"/>
        </w:rPr>
        <w:t>面应用的优点是：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速度：更好的用户体验，让用户在</w:t>
      </w:r>
      <w:r w:rsidRPr="002C1EEE">
        <w:rPr>
          <w:rFonts w:hint="eastAsia"/>
        </w:rPr>
        <w:t>web app</w:t>
      </w:r>
      <w:r w:rsidRPr="002C1EEE">
        <w:rPr>
          <w:rFonts w:hint="eastAsia"/>
        </w:rPr>
        <w:t>感受</w:t>
      </w:r>
      <w:r w:rsidRPr="002C1EEE">
        <w:rPr>
          <w:rFonts w:hint="eastAsia"/>
        </w:rPr>
        <w:t>native app</w:t>
      </w:r>
      <w:r w:rsidRPr="002C1EEE">
        <w:rPr>
          <w:rFonts w:hint="eastAsia"/>
        </w:rPr>
        <w:t>的速度和流畅，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MVC</w:t>
      </w:r>
      <w:r w:rsidRPr="002C1EEE">
        <w:rPr>
          <w:rFonts w:hint="eastAsia"/>
        </w:rPr>
        <w:t>：经典</w:t>
      </w:r>
      <w:r w:rsidRPr="002C1EEE">
        <w:rPr>
          <w:rFonts w:hint="eastAsia"/>
        </w:rPr>
        <w:t>MVC</w:t>
      </w:r>
      <w:r w:rsidRPr="002C1EEE">
        <w:rPr>
          <w:rFonts w:hint="eastAsia"/>
        </w:rPr>
        <w:t>开发模式，前后端各负其责。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ajax</w:t>
      </w:r>
      <w:r w:rsidRPr="002C1EEE">
        <w:rPr>
          <w:rFonts w:hint="eastAsia"/>
        </w:rPr>
        <w:t>：重前端，业务逻辑全部在本地操作，数据都需要通过</w:t>
      </w:r>
      <w:r w:rsidRPr="002C1EEE">
        <w:rPr>
          <w:rFonts w:hint="eastAsia"/>
        </w:rPr>
        <w:t>AJAX</w:t>
      </w:r>
      <w:r w:rsidRPr="002C1EEE">
        <w:rPr>
          <w:rFonts w:hint="eastAsia"/>
        </w:rPr>
        <w:t>同步、提交。</w:t>
      </w:r>
    </w:p>
    <w:p w:rsidR="00DE3385" w:rsidRPr="002C1EEE" w:rsidRDefault="00DE3385" w:rsidP="00DE3385">
      <w:pPr>
        <w:widowControl/>
        <w:numPr>
          <w:ilvl w:val="0"/>
          <w:numId w:val="17"/>
        </w:numPr>
        <w:shd w:val="clear" w:color="auto" w:fill="FFFFFF"/>
        <w:spacing w:line="240" w:lineRule="auto"/>
        <w:ind w:left="0" w:firstLineChars="0" w:firstLine="480"/>
        <w:jc w:val="left"/>
      </w:pPr>
      <w:r w:rsidRPr="002C1EEE">
        <w:rPr>
          <w:rFonts w:hint="eastAsia"/>
        </w:rPr>
        <w:t>路由：在</w:t>
      </w:r>
      <w:r w:rsidRPr="002C1EEE">
        <w:rPr>
          <w:rFonts w:hint="eastAsia"/>
        </w:rPr>
        <w:t>URL</w:t>
      </w:r>
      <w:r w:rsidRPr="002C1EEE">
        <w:rPr>
          <w:rFonts w:hint="eastAsia"/>
        </w:rPr>
        <w:t>中采用</w:t>
      </w:r>
      <w:r w:rsidRPr="002C1EEE">
        <w:rPr>
          <w:rFonts w:hint="eastAsia"/>
        </w:rPr>
        <w:t>#</w:t>
      </w:r>
      <w:r w:rsidRPr="002C1EEE">
        <w:rPr>
          <w:rFonts w:hint="eastAsia"/>
        </w:rPr>
        <w:t>号来作为当前视图的地址</w:t>
      </w:r>
      <w:r w:rsidRPr="002C1EEE">
        <w:rPr>
          <w:rFonts w:hint="eastAsia"/>
        </w:rPr>
        <w:t>,</w:t>
      </w:r>
      <w:r w:rsidRPr="002C1EEE">
        <w:rPr>
          <w:rFonts w:hint="eastAsia"/>
        </w:rPr>
        <w:t>改变</w:t>
      </w:r>
      <w:r w:rsidRPr="002C1EEE">
        <w:rPr>
          <w:rFonts w:hint="eastAsia"/>
        </w:rPr>
        <w:t>#</w:t>
      </w:r>
      <w:r w:rsidRPr="002C1EEE">
        <w:rPr>
          <w:rFonts w:hint="eastAsia"/>
        </w:rPr>
        <w:t>号后的参数，页面并不会重载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在平台中</w:t>
      </w:r>
      <w:r w:rsidRPr="002C1EEE">
        <w:rPr>
          <w:rFonts w:hint="eastAsia"/>
        </w:rPr>
        <w:t>,</w:t>
      </w:r>
      <w:r w:rsidRPr="002C1EEE">
        <w:rPr>
          <w:rFonts w:hint="eastAsia"/>
        </w:rPr>
        <w:t>实际只有</w:t>
      </w:r>
      <w:r w:rsidRPr="002C1EEE">
        <w:rPr>
          <w:rFonts w:hint="eastAsia"/>
        </w:rPr>
        <w:t>index.html</w:t>
      </w:r>
      <w:r w:rsidRPr="002C1EEE">
        <w:rPr>
          <w:rFonts w:hint="eastAsia"/>
        </w:rPr>
        <w:t>这一个单页面，在这个单页面中，加载了必须的</w:t>
      </w:r>
      <w:r w:rsidRPr="002C1EEE">
        <w:rPr>
          <w:rFonts w:hint="eastAsia"/>
        </w:rPr>
        <w:t>CSS</w:t>
      </w:r>
      <w:r w:rsidRPr="002C1EEE">
        <w:rPr>
          <w:rFonts w:hint="eastAsia"/>
        </w:rPr>
        <w:t>和</w:t>
      </w:r>
      <w:r w:rsidRPr="002C1EEE">
        <w:rPr>
          <w:rFonts w:hint="eastAsia"/>
        </w:rPr>
        <w:t>JavaScript</w:t>
      </w:r>
      <w:r w:rsidRPr="002C1EEE">
        <w:rPr>
          <w:rFonts w:hint="eastAsia"/>
        </w:rPr>
        <w:t>。然后有一个内容区，在点击菜单时，改变地址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，我们用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的变化从而推动界面相应的功能变化并在内容区中渲染出来。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那如何根据</w:t>
      </w:r>
      <w:r w:rsidRPr="002C1EEE">
        <w:rPr>
          <w:rFonts w:hint="eastAsia"/>
        </w:rPr>
        <w:t>hash</w:t>
      </w:r>
      <w:r w:rsidRPr="002C1EEE">
        <w:rPr>
          <w:rFonts w:hint="eastAsia"/>
        </w:rPr>
        <w:t>变化调用所需的</w:t>
      </w:r>
      <w:r w:rsidRPr="002C1EEE">
        <w:rPr>
          <w:rFonts w:hint="eastAsia"/>
        </w:rPr>
        <w:t>js</w:t>
      </w:r>
      <w:r w:rsidRPr="002C1EEE">
        <w:rPr>
          <w:rFonts w:hint="eastAsia"/>
        </w:rPr>
        <w:t>方法呢？来让前端路由吧！</w:t>
      </w:r>
    </w:p>
    <w:p w:rsidR="00DE3385" w:rsidRPr="0023615D" w:rsidRDefault="00DE3385" w:rsidP="00DE3385">
      <w:pPr>
        <w:pStyle w:val="3"/>
      </w:pPr>
      <w:bookmarkStart w:id="67" w:name="_Toc482119514"/>
      <w:bookmarkStart w:id="68" w:name="_Toc508696179"/>
      <w:bookmarkStart w:id="69" w:name="_Toc515710241"/>
      <w:r w:rsidRPr="0023615D">
        <w:rPr>
          <w:rFonts w:hint="eastAsia"/>
        </w:rPr>
        <w:t>前端路由</w:t>
      </w:r>
      <w:bookmarkEnd w:id="67"/>
      <w:bookmarkEnd w:id="68"/>
      <w:bookmarkEnd w:id="69"/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前端路由主要是用在单页面应用中，解决单页面应用里，地址变化，整体页面并不需要重新渲染，只重新渲染局内容。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平台中采用</w:t>
      </w:r>
      <w:hyperlink r:id="rId64" w:history="1">
        <w:r w:rsidRPr="002C1EEE">
          <w:rPr>
            <w:rFonts w:hint="eastAsia"/>
          </w:rPr>
          <w:t>director.js</w:t>
        </w:r>
      </w:hyperlink>
      <w:r w:rsidRPr="002C1EEE">
        <w:rPr>
          <w:rFonts w:hint="eastAsia"/>
        </w:rPr>
        <w:t>开源框架做为默认的路由框架。基本用法如下：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033"/>
        <w:gridCol w:w="45"/>
      </w:tblGrid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var router = Router();</w:t>
            </w:r>
          </w:p>
        </w:tc>
      </w:tr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//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定义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order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路径所对应的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lastRenderedPageBreak/>
              <w:t>操作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518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router.on('/order', function(){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    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 xml:space="preserve">// 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具体的实现代码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747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});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480"/>
              <w:rPr>
                <w:rFonts w:ascii="宋体" w:hAnsi="宋体" w:cs="宋体"/>
                <w:szCs w:val="24"/>
              </w:rPr>
            </w:pPr>
            <w:r>
              <w:t> 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1881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router.init();</w:t>
            </w:r>
          </w:p>
        </w:tc>
      </w:tr>
    </w:tbl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当浏览器地址变为</w:t>
      </w:r>
      <w:r>
        <w:rPr>
          <w:rFonts w:ascii="微软雅黑" w:hAnsi="微软雅黑" w:hint="eastAsia"/>
          <w:color w:val="333333"/>
        </w:rPr>
        <w:t>：</w:t>
      </w:r>
      <w:r>
        <w:rPr>
          <w:rStyle w:val="HTML"/>
          <w:rFonts w:ascii="Consolas" w:hAnsi="Consolas" w:cs="Consolas"/>
          <w:color w:val="C7254E"/>
          <w:sz w:val="18"/>
          <w:szCs w:val="18"/>
          <w:bdr w:val="single" w:sz="6" w:space="0" w:color="EAEAEA" w:frame="1"/>
          <w:shd w:val="clear" w:color="auto" w:fill="F8F8F8"/>
        </w:rPr>
        <w:t>http://localhost#/</w:t>
      </w:r>
      <w:r w:rsidRPr="00F71A6C">
        <w:rPr>
          <w:rStyle w:val="HTML"/>
          <w:rFonts w:ascii="Consolas" w:hAnsi="Consolas" w:cs="Consolas"/>
          <w:color w:val="C7254E"/>
          <w:sz w:val="18"/>
          <w:szCs w:val="18"/>
          <w:bdr w:val="single" w:sz="6" w:space="0" w:color="EAEAEA" w:frame="1"/>
          <w:shd w:val="clear" w:color="auto" w:fill="F8F8F8"/>
        </w:rPr>
        <w:t xml:space="preserve"> currtype</w:t>
      </w:r>
      <w:r w:rsidRPr="002C1EEE">
        <w:rPr>
          <w:rFonts w:hint="eastAsia"/>
        </w:rPr>
        <w:t>时</w:t>
      </w:r>
      <w:r w:rsidRPr="002C1EEE">
        <w:rPr>
          <w:rFonts w:hint="eastAsia"/>
        </w:rPr>
        <w:t>,</w:t>
      </w:r>
      <w:r w:rsidRPr="002C1EEE">
        <w:rPr>
          <w:rFonts w:hint="eastAsia"/>
        </w:rPr>
        <w:t>会触发上面监听的</w:t>
      </w:r>
      <w:r w:rsidRPr="002C1EEE">
        <w:rPr>
          <w:rFonts w:hint="eastAsia"/>
        </w:rPr>
        <w:t>function</w:t>
      </w:r>
      <w:r>
        <w:rPr>
          <w:rFonts w:hint="eastAsia"/>
        </w:rPr>
        <w:t>，找到对应的币种节点。</w:t>
      </w:r>
    </w:p>
    <w:p w:rsidR="00DE3385" w:rsidRPr="002C1EEE" w:rsidRDefault="00DE3385" w:rsidP="00DE3385">
      <w:pPr>
        <w:ind w:firstLine="480"/>
      </w:pPr>
      <w:r w:rsidRPr="002C1EEE">
        <w:rPr>
          <w:rFonts w:hint="eastAsia"/>
        </w:rPr>
        <w:t>在平台前端主页面中，使用了</w:t>
      </w:r>
      <w:r w:rsidRPr="002C1EEE">
        <w:rPr>
          <w:rFonts w:hint="eastAsia"/>
        </w:rPr>
        <w:t>router</w:t>
      </w:r>
      <w:r w:rsidRPr="002C1EEE">
        <w:rPr>
          <w:rFonts w:hint="eastAsia"/>
        </w:rPr>
        <w:t>的相关方法来监听地址变化。同时使用</w:t>
      </w:r>
      <w:r w:rsidRPr="002C1EEE">
        <w:rPr>
          <w:rFonts w:hint="eastAsia"/>
        </w:rPr>
        <w:t>requirejs</w:t>
      </w:r>
      <w:r w:rsidRPr="002C1EEE">
        <w:rPr>
          <w:rFonts w:hint="eastAsia"/>
        </w:rPr>
        <w:t>来做动态加载。从而实</w:t>
      </w:r>
      <w:r w:rsidRPr="00F71A6C">
        <w:rPr>
          <w:rFonts w:hint="eastAsia"/>
        </w:rPr>
        <w:t>现的整</w:t>
      </w:r>
      <w:r w:rsidRPr="002C1EEE">
        <w:rPr>
          <w:rFonts w:hint="eastAsia"/>
        </w:rPr>
        <w:t>个单页面应用的运转。</w:t>
      </w:r>
    </w:p>
    <w:p w:rsidR="00DE3385" w:rsidRPr="0023615D" w:rsidRDefault="00DE3385" w:rsidP="00DE3385">
      <w:pPr>
        <w:pStyle w:val="3"/>
      </w:pPr>
      <w:bookmarkStart w:id="70" w:name="_Toc482119515"/>
      <w:bookmarkStart w:id="71" w:name="_Toc508696180"/>
      <w:bookmarkStart w:id="72" w:name="_Toc515710242"/>
      <w:r w:rsidRPr="0023615D">
        <w:rPr>
          <w:rFonts w:hint="eastAsia"/>
        </w:rPr>
        <w:t>AMD</w:t>
      </w:r>
      <w:r w:rsidRPr="0023615D">
        <w:rPr>
          <w:rFonts w:hint="eastAsia"/>
        </w:rPr>
        <w:t>模块化规范</w:t>
      </w:r>
      <w:bookmarkEnd w:id="70"/>
      <w:bookmarkEnd w:id="71"/>
      <w:bookmarkEnd w:id="72"/>
    </w:p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AMD</w:t>
      </w:r>
      <w:r w:rsidRPr="00F71A6C">
        <w:rPr>
          <w:rFonts w:hint="eastAsia"/>
        </w:rPr>
        <w:t>是</w:t>
      </w:r>
      <w:r w:rsidRPr="00F71A6C">
        <w:rPr>
          <w:rFonts w:hint="eastAsia"/>
        </w:rPr>
        <w:t>"</w:t>
      </w:r>
      <w:r w:rsidRPr="00F71A6C">
        <w:rPr>
          <w:rFonts w:hint="eastAsia"/>
        </w:rPr>
        <w:t>异步模块定义”。它采用异步方式加载模块，模块的加载不影响它后面语句的运行。所有依赖这个模块的语句，都定义在一个回调函数中，等到加载完成之后，这个回调函数才会运行。</w:t>
      </w:r>
    </w:p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AMD</w:t>
      </w:r>
      <w:r w:rsidRPr="00F71A6C">
        <w:rPr>
          <w:rFonts w:hint="eastAsia"/>
        </w:rPr>
        <w:t>采用</w:t>
      </w:r>
      <w:r w:rsidRPr="00F71A6C">
        <w:rPr>
          <w:rFonts w:hint="eastAsia"/>
        </w:rPr>
        <w:t>require()</w:t>
      </w:r>
      <w:r w:rsidRPr="00F71A6C">
        <w:rPr>
          <w:rFonts w:hint="eastAsia"/>
        </w:rPr>
        <w:t>语句加载模块，但是不同于</w:t>
      </w:r>
      <w:r w:rsidRPr="00F71A6C">
        <w:rPr>
          <w:rFonts w:hint="eastAsia"/>
        </w:rPr>
        <w:t>CommonJS</w:t>
      </w:r>
      <w:r w:rsidRPr="00F71A6C">
        <w:rPr>
          <w:rFonts w:hint="eastAsia"/>
        </w:rPr>
        <w:t>，它要求两个参数：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267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require([module], callback);</w:t>
            </w:r>
          </w:p>
        </w:tc>
      </w:tr>
    </w:tbl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第一个参数</w:t>
      </w:r>
      <w:r w:rsidRPr="00F71A6C">
        <w:rPr>
          <w:rFonts w:hint="eastAsia"/>
        </w:rPr>
        <w:t>[module]</w:t>
      </w:r>
      <w:r w:rsidRPr="00F71A6C">
        <w:rPr>
          <w:rFonts w:hint="eastAsia"/>
        </w:rPr>
        <w:t>，是一个数组，里面的成员就是要加载的模块；第二个参数</w:t>
      </w:r>
      <w:r w:rsidRPr="00F71A6C">
        <w:rPr>
          <w:rFonts w:hint="eastAsia"/>
        </w:rPr>
        <w:t>callback</w:t>
      </w:r>
      <w:r w:rsidRPr="00F71A6C">
        <w:rPr>
          <w:rFonts w:hint="eastAsia"/>
        </w:rPr>
        <w:t>，则是加载成功之后的回调函数。例如</w:t>
      </w:r>
      <w:r w:rsidRPr="00F71A6C">
        <w:rPr>
          <w:rFonts w:hint="eastAsia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3914"/>
        <w:gridCol w:w="45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require(['math'], function (math) {</w:t>
            </w:r>
          </w:p>
        </w:tc>
      </w:tr>
      <w:tr w:rsidR="00DE3385" w:rsidTr="003806A0">
        <w:trPr>
          <w:gridAfter w:val="1"/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 xml:space="preserve">　　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math.add(2,</w:t>
            </w:r>
            <w:r>
              <w:rPr>
                <w:rStyle w:val="apple-converted-space"/>
                <w:rFonts w:ascii="Consolas" w:hAnsi="Consolas" w:cs="Consolas"/>
                <w:bdr w:val="single" w:sz="6" w:space="0" w:color="EAEAEA" w:frame="1"/>
                <w:shd w:val="clear" w:color="auto" w:fill="F8F8F8"/>
              </w:rPr>
              <w:t> </w:t>
            </w: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3);</w:t>
            </w:r>
          </w:p>
        </w:tc>
      </w:tr>
    </w:tbl>
    <w:p w:rsidR="00DE3385" w:rsidRDefault="00DE3385" w:rsidP="00DE3385">
      <w:pPr>
        <w:shd w:val="clear" w:color="auto" w:fill="FFFFFF"/>
        <w:spacing w:line="330" w:lineRule="atLeast"/>
        <w:ind w:firstLine="480"/>
        <w:rPr>
          <w:rFonts w:ascii="微软雅黑" w:hAnsi="微软雅黑"/>
          <w:vanish/>
          <w:color w:val="33333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4"/>
        <w:gridCol w:w="792"/>
      </w:tblGrid>
      <w:tr w:rsidR="00DE3385" w:rsidTr="003806A0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color w:val="C7254E"/>
                <w:sz w:val="18"/>
                <w:szCs w:val="18"/>
                <w:bdr w:val="single" w:sz="6" w:space="0" w:color="EAEAEA" w:frame="1"/>
                <w:shd w:val="clear" w:color="auto" w:fill="F8F8F8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DE3385" w:rsidRDefault="00DE3385" w:rsidP="003806A0">
            <w:pPr>
              <w:ind w:firstLine="360"/>
              <w:rPr>
                <w:rFonts w:ascii="宋体" w:hAnsi="宋体" w:cs="宋体"/>
                <w:szCs w:val="24"/>
              </w:rPr>
            </w:pPr>
            <w:r>
              <w:rPr>
                <w:rStyle w:val="HTML"/>
                <w:rFonts w:ascii="Consolas" w:hAnsi="Consolas" w:cs="Consolas"/>
                <w:sz w:val="18"/>
                <w:szCs w:val="18"/>
                <w:bdr w:val="single" w:sz="6" w:space="0" w:color="EAEAEA" w:frame="1"/>
                <w:shd w:val="clear" w:color="auto" w:fill="F8F8F8"/>
              </w:rPr>
              <w:t>});</w:t>
            </w:r>
          </w:p>
        </w:tc>
      </w:tr>
    </w:tbl>
    <w:p w:rsidR="00DE3385" w:rsidRPr="00F71A6C" w:rsidRDefault="00DE3385" w:rsidP="00DE3385">
      <w:pPr>
        <w:ind w:firstLine="480"/>
      </w:pPr>
      <w:r w:rsidRPr="00F71A6C">
        <w:rPr>
          <w:rFonts w:hint="eastAsia"/>
        </w:rPr>
        <w:t>math.add()</w:t>
      </w:r>
      <w:r w:rsidRPr="00F71A6C">
        <w:rPr>
          <w:rFonts w:hint="eastAsia"/>
        </w:rPr>
        <w:t>与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模块加载不是同步的，加载完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模块，运用</w:t>
      </w:r>
      <w:r w:rsidRPr="00F71A6C">
        <w:rPr>
          <w:rFonts w:hint="eastAsia"/>
        </w:rPr>
        <w:t>math</w:t>
      </w:r>
      <w:r w:rsidRPr="00F71A6C">
        <w:rPr>
          <w:rFonts w:hint="eastAsia"/>
        </w:rPr>
        <w:t>的</w:t>
      </w:r>
      <w:r w:rsidRPr="00F71A6C">
        <w:rPr>
          <w:rFonts w:hint="eastAsia"/>
        </w:rPr>
        <w:t>add</w:t>
      </w:r>
      <w:r w:rsidRPr="00F71A6C">
        <w:rPr>
          <w:rFonts w:hint="eastAsia"/>
        </w:rPr>
        <w:t>方法，这样浏览器不会发生假死现象。所以很显然，</w:t>
      </w:r>
      <w:r w:rsidRPr="00F71A6C">
        <w:rPr>
          <w:rFonts w:hint="eastAsia"/>
        </w:rPr>
        <w:t>AMD</w:t>
      </w:r>
      <w:r w:rsidRPr="00F71A6C">
        <w:rPr>
          <w:rFonts w:hint="eastAsia"/>
        </w:rPr>
        <w:t>比较适合浏览器环境。</w:t>
      </w:r>
    </w:p>
    <w:p w:rsidR="00DE3385" w:rsidRPr="000D4AEB" w:rsidRDefault="00DE3385" w:rsidP="00DE3385">
      <w:pPr>
        <w:ind w:firstLine="480"/>
      </w:pPr>
      <w:r w:rsidRPr="00F71A6C">
        <w:rPr>
          <w:rFonts w:hint="eastAsia"/>
        </w:rPr>
        <w:t>目前，</w:t>
      </w:r>
      <w:r w:rsidRPr="00F71A6C">
        <w:rPr>
          <w:rFonts w:hint="eastAsia"/>
        </w:rPr>
        <w:t>require.js</w:t>
      </w:r>
      <w:r w:rsidRPr="00F71A6C">
        <w:rPr>
          <w:rFonts w:hint="eastAsia"/>
        </w:rPr>
        <w:t>是主要是实现了</w:t>
      </w:r>
      <w:r w:rsidRPr="00F71A6C">
        <w:rPr>
          <w:rFonts w:hint="eastAsia"/>
        </w:rPr>
        <w:t>AMD</w:t>
      </w:r>
      <w:r w:rsidRPr="00F71A6C">
        <w:rPr>
          <w:rFonts w:hint="eastAsia"/>
        </w:rPr>
        <w:t>规范的</w:t>
      </w:r>
      <w:r w:rsidRPr="00F71A6C">
        <w:rPr>
          <w:rFonts w:hint="eastAsia"/>
        </w:rPr>
        <w:t>javascript</w:t>
      </w:r>
      <w:r w:rsidRPr="00F71A6C">
        <w:rPr>
          <w:rFonts w:hint="eastAsia"/>
        </w:rPr>
        <w:t>库。平台中也是使用的</w:t>
      </w:r>
      <w:r w:rsidRPr="000D4AEB">
        <w:rPr>
          <w:rFonts w:hint="eastAsia"/>
        </w:rPr>
        <w:t>require.js</w:t>
      </w:r>
      <w:r w:rsidRPr="000D4AEB">
        <w:rPr>
          <w:rFonts w:hint="eastAsia"/>
        </w:rPr>
        <w:t>做为</w:t>
      </w:r>
      <w:r w:rsidRPr="000D4AEB">
        <w:rPr>
          <w:rFonts w:hint="eastAsia"/>
        </w:rPr>
        <w:t>AMD</w:t>
      </w:r>
      <w:r w:rsidRPr="000D4AEB">
        <w:rPr>
          <w:rFonts w:hint="eastAsia"/>
        </w:rPr>
        <w:t>模块化规范。可参见：</w:t>
      </w:r>
      <w:r w:rsidRPr="000D4AEB">
        <w:rPr>
          <w:rFonts w:hint="eastAsia"/>
        </w:rPr>
        <w:t xml:space="preserve">http://www.requirejs.cn/ </w:t>
      </w:r>
      <w:r w:rsidRPr="000D4AEB">
        <w:rPr>
          <w:rFonts w:hint="eastAsia"/>
        </w:rPr>
        <w:t>学习</w:t>
      </w:r>
      <w:r w:rsidRPr="000D4AEB">
        <w:rPr>
          <w:rFonts w:hint="eastAsia"/>
        </w:rPr>
        <w:t>requirejs</w:t>
      </w:r>
      <w:r w:rsidRPr="000D4AEB">
        <w:rPr>
          <w:rFonts w:hint="eastAsia"/>
        </w:rPr>
        <w:t>的用法。</w:t>
      </w:r>
    </w:p>
    <w:p w:rsidR="00DE3385" w:rsidRDefault="00DE3385" w:rsidP="004077FE">
      <w:pPr>
        <w:ind w:firstLine="480"/>
      </w:pPr>
    </w:p>
    <w:p w:rsidR="004077FE" w:rsidRPr="004077FE" w:rsidRDefault="004077FE" w:rsidP="004077FE">
      <w:pPr>
        <w:ind w:firstLine="480"/>
      </w:pPr>
    </w:p>
    <w:p w:rsidR="00DE3385" w:rsidRDefault="00DE3385" w:rsidP="00DE3385">
      <w:pPr>
        <w:pStyle w:val="2"/>
      </w:pPr>
      <w:bookmarkStart w:id="73" w:name="_Toc515710243"/>
      <w:r>
        <w:t>代码规范说明</w:t>
      </w:r>
      <w:bookmarkEnd w:id="73"/>
    </w:p>
    <w:p w:rsidR="00DE3385" w:rsidRDefault="00DE3385" w:rsidP="00DE3385">
      <w:pPr>
        <w:pStyle w:val="3"/>
      </w:pPr>
      <w:bookmarkStart w:id="74" w:name="_Toc515710244"/>
      <w:r>
        <w:rPr>
          <w:rFonts w:hint="eastAsia"/>
        </w:rPr>
        <w:t>后台代码分包</w:t>
      </w:r>
      <w:bookmarkEnd w:id="74"/>
    </w:p>
    <w:p w:rsidR="00DE3385" w:rsidRDefault="00DE3385" w:rsidP="00DE3385">
      <w:pPr>
        <w:ind w:firstLineChars="0" w:firstLine="480"/>
      </w:pPr>
      <w:r>
        <w:rPr>
          <w:rFonts w:hint="eastAsia"/>
        </w:rPr>
        <w:t>目前示例工程的分包是根据功能模块来区分的，比如</w:t>
      </w:r>
      <w:r>
        <w:rPr>
          <w:rFonts w:hint="eastAsia"/>
        </w:rPr>
        <w:t xml:space="preserve">record </w:t>
      </w:r>
      <w:r>
        <w:rPr>
          <w:rFonts w:hint="eastAsia"/>
        </w:rPr>
        <w:t>目录下的代码均为实现单表操作的；</w:t>
      </w:r>
      <w:r>
        <w:rPr>
          <w:rFonts w:hint="eastAsia"/>
        </w:rPr>
        <w:t>contacts</w:t>
      </w:r>
      <w:r>
        <w:rPr>
          <w:rFonts w:hint="eastAsia"/>
        </w:rPr>
        <w:t>目录下的代码为实现树表操作的；</w:t>
      </w:r>
      <w:r w:rsidR="00566090">
        <w:rPr>
          <w:rFonts w:hint="eastAsia"/>
        </w:rPr>
        <w:t>order</w:t>
      </w:r>
      <w:r w:rsidR="00566090">
        <w:rPr>
          <w:rFonts w:hint="eastAsia"/>
        </w:rPr>
        <w:t>表示</w:t>
      </w:r>
      <w:r>
        <w:rPr>
          <w:rFonts w:hint="eastAsia"/>
        </w:rPr>
        <w:t>实现主子表操作等。</w:t>
      </w:r>
    </w:p>
    <w:p w:rsidR="00DE3385" w:rsidRDefault="00DE3385" w:rsidP="00DE3385">
      <w:pPr>
        <w:pStyle w:val="3"/>
      </w:pPr>
      <w:bookmarkStart w:id="75" w:name="_Toc515710245"/>
      <w:r>
        <w:rPr>
          <w:rFonts w:hint="eastAsia"/>
        </w:rPr>
        <w:t>包名建议规范</w:t>
      </w:r>
      <w:bookmarkEnd w:id="75"/>
    </w:p>
    <w:p w:rsidR="00DE3385" w:rsidRDefault="00DE3385" w:rsidP="00DE3385">
      <w:pPr>
        <w:ind w:firstLineChars="0" w:firstLine="480"/>
      </w:pPr>
      <w:r>
        <w:rPr>
          <w:rFonts w:hint="eastAsia"/>
        </w:rPr>
        <w:t>为了</w:t>
      </w:r>
      <w:r>
        <w:t>简化开发</w:t>
      </w:r>
      <w:r>
        <w:rPr>
          <w:rFonts w:hint="eastAsia"/>
        </w:rPr>
        <w:t>,</w:t>
      </w:r>
      <w:r>
        <w:t>增加开发</w:t>
      </w:r>
      <w:r>
        <w:rPr>
          <w:rFonts w:hint="eastAsia"/>
        </w:rPr>
        <w:t>速</w:t>
      </w:r>
      <w:r>
        <w:t>度以及一些不必要的错误</w:t>
      </w:r>
      <w:r>
        <w:rPr>
          <w:rFonts w:hint="eastAsia"/>
        </w:rPr>
        <w:t>，每个功能模块的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t>包的命名推荐为</w:t>
      </w:r>
      <w:r>
        <w:rPr>
          <w:rFonts w:hint="eastAsia"/>
        </w:rPr>
        <w:t xml:space="preserve">com.yonyou.iuap </w:t>
      </w:r>
      <w:r>
        <w:rPr>
          <w:rFonts w:hint="eastAsia"/>
        </w:rPr>
        <w:t>开头；实体类包名建议为</w:t>
      </w:r>
      <w:r>
        <w:rPr>
          <w:rFonts w:hint="eastAsia"/>
        </w:rPr>
        <w:t>entity</w:t>
      </w:r>
      <w:r>
        <w:rPr>
          <w:rFonts w:hint="eastAsia"/>
        </w:rPr>
        <w:t>，</w:t>
      </w:r>
      <w:r>
        <w:rPr>
          <w:rFonts w:hint="eastAsia"/>
        </w:rPr>
        <w:t>maper</w:t>
      </w:r>
      <w:r>
        <w:rPr>
          <w:rFonts w:hint="eastAsia"/>
        </w:rPr>
        <w:t>接口文件包名建议为</w:t>
      </w:r>
      <w:r>
        <w:rPr>
          <w:rFonts w:hint="eastAsia"/>
        </w:rPr>
        <w:t>dao</w:t>
      </w:r>
      <w:r>
        <w:rPr>
          <w:rFonts w:hint="eastAsia"/>
        </w:rPr>
        <w:t>，业务层代码包名为</w:t>
      </w:r>
      <w:r>
        <w:rPr>
          <w:rFonts w:hint="eastAsia"/>
        </w:rPr>
        <w:t>serivce</w:t>
      </w:r>
      <w:r>
        <w:rPr>
          <w:rFonts w:hint="eastAsia"/>
        </w:rPr>
        <w:t>，控制层代码包名为</w:t>
      </w:r>
      <w:r>
        <w:rPr>
          <w:rFonts w:hint="eastAsia"/>
        </w:rPr>
        <w:t>web.controller</w:t>
      </w:r>
      <w:r>
        <w:rPr>
          <w:rFonts w:hint="eastAsia"/>
        </w:rPr>
        <w:t>，数据校验包名为</w:t>
      </w:r>
      <w:r>
        <w:rPr>
          <w:rFonts w:hint="eastAsia"/>
        </w:rPr>
        <w:t>validator</w:t>
      </w:r>
      <w:r>
        <w:rPr>
          <w:rFonts w:hint="eastAsia"/>
        </w:rPr>
        <w:t>；</w:t>
      </w:r>
    </w:p>
    <w:p w:rsidR="00DE3385" w:rsidRDefault="00DE3385" w:rsidP="00DE3385">
      <w:pPr>
        <w:ind w:firstLineChars="0" w:firstLine="480"/>
      </w:pPr>
      <w:r>
        <w:rPr>
          <w:rFonts w:hint="eastAsia"/>
        </w:rPr>
        <w:t>resource</w:t>
      </w:r>
      <w:r>
        <w:rPr>
          <w:rFonts w:hint="eastAsia"/>
        </w:rPr>
        <w:t>目录下的</w:t>
      </w:r>
      <w:r>
        <w:rPr>
          <w:rFonts w:hint="eastAsia"/>
        </w:rPr>
        <w:t>mybatis</w:t>
      </w:r>
      <w:r>
        <w:rPr>
          <w:rFonts w:hint="eastAsia"/>
        </w:rPr>
        <w:t>配置文件推荐为</w:t>
      </w:r>
      <w:r>
        <w:rPr>
          <w:rFonts w:hint="eastAsia"/>
        </w:rPr>
        <w:t>mybatis/</w:t>
      </w:r>
      <w:r>
        <w:rPr>
          <w:rFonts w:hint="eastAsia"/>
        </w:rPr>
        <w:t>数据库名称</w:t>
      </w:r>
      <w:r>
        <w:rPr>
          <w:rFonts w:hint="eastAsia"/>
        </w:rPr>
        <w:t xml:space="preserve">/*.xml </w:t>
      </w:r>
      <w:r>
        <w:rPr>
          <w:rFonts w:hint="eastAsia"/>
        </w:rPr>
        <w:t>文件格式。</w:t>
      </w:r>
    </w:p>
    <w:p w:rsidR="00DE3385" w:rsidRDefault="00DE3385" w:rsidP="00DE3385">
      <w:pPr>
        <w:pStyle w:val="3"/>
      </w:pPr>
      <w:bookmarkStart w:id="76" w:name="_Toc515710246"/>
      <w:r>
        <w:rPr>
          <w:rFonts w:hint="eastAsia"/>
        </w:rPr>
        <w:t>Java</w:t>
      </w:r>
      <w:r>
        <w:rPr>
          <w:rFonts w:hint="eastAsia"/>
        </w:rPr>
        <w:t>代码建议规范</w:t>
      </w:r>
      <w:bookmarkEnd w:id="76"/>
    </w:p>
    <w:p w:rsidR="00DE3385" w:rsidRDefault="00DE3385" w:rsidP="00DE3385">
      <w:pPr>
        <w:ind w:firstLineChars="0" w:firstLine="480"/>
      </w:pPr>
      <w:r>
        <w:rPr>
          <w:rFonts w:hint="eastAsia"/>
        </w:rPr>
        <w:t>类名和实体名相关代码建议为驼峰命名方式；</w:t>
      </w:r>
    </w:p>
    <w:p w:rsidR="00DE3385" w:rsidRDefault="00DE3385" w:rsidP="00DE3385">
      <w:pPr>
        <w:ind w:firstLineChars="0" w:firstLine="480"/>
      </w:pPr>
      <w:r>
        <w:rPr>
          <w:rFonts w:hint="eastAsia"/>
        </w:rPr>
        <w:lastRenderedPageBreak/>
        <w:t>实体类如果为</w:t>
      </w:r>
      <w:r>
        <w:rPr>
          <w:rFonts w:hint="eastAsia"/>
        </w:rPr>
        <w:t>String</w:t>
      </w:r>
      <w:r>
        <w:rPr>
          <w:rFonts w:hint="eastAsia"/>
        </w:rPr>
        <w:t>格式的，在</w:t>
      </w:r>
      <w:r>
        <w:rPr>
          <w:rFonts w:hint="eastAsia"/>
        </w:rPr>
        <w:t>set</w:t>
      </w:r>
      <w:r>
        <w:rPr>
          <w:rFonts w:hint="eastAsia"/>
        </w:rPr>
        <w:t>方法中建议进行</w:t>
      </w:r>
      <w:r>
        <w:rPr>
          <w:rFonts w:hint="eastAsia"/>
        </w:rPr>
        <w:t>trim</w:t>
      </w:r>
      <w:r>
        <w:rPr>
          <w:rFonts w:hint="eastAsia"/>
        </w:rPr>
        <w:t>操作，如下图所示：</w:t>
      </w:r>
    </w:p>
    <w:p w:rsidR="00DE3385" w:rsidRDefault="00DE3385" w:rsidP="00DE3385">
      <w:pPr>
        <w:ind w:firstLineChars="0" w:firstLine="480"/>
      </w:pPr>
      <w:r>
        <w:rPr>
          <w:rFonts w:hint="eastAsia"/>
          <w:noProof/>
        </w:rPr>
        <w:drawing>
          <wp:inline distT="0" distB="0" distL="0" distR="0">
            <wp:extent cx="5219700" cy="590550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385" w:rsidRDefault="00DE3385" w:rsidP="00DE3385">
      <w:pPr>
        <w:ind w:firstLineChars="0" w:firstLine="480"/>
      </w:pPr>
    </w:p>
    <w:p w:rsidR="00DE3385" w:rsidRDefault="00DE3385" w:rsidP="00DE3385">
      <w:pPr>
        <w:ind w:firstLineChars="0" w:firstLine="480"/>
      </w:pPr>
      <w:r>
        <w:rPr>
          <w:rFonts w:hint="eastAsia"/>
        </w:rPr>
        <w:t>为了更少的修改前后台代码，</w:t>
      </w:r>
      <w:r>
        <w:rPr>
          <w:rFonts w:hint="eastAsia"/>
        </w:rPr>
        <w:t>Controller</w:t>
      </w:r>
      <w:r>
        <w:rPr>
          <w:rFonts w:hint="eastAsia"/>
        </w:rPr>
        <w:t>类中查询、保存和删除操作对应的</w:t>
      </w:r>
      <w:r>
        <w:rPr>
          <w:rFonts w:hint="eastAsia"/>
        </w:rPr>
        <w:t>RequestMapping</w:t>
      </w:r>
      <w:r>
        <w:rPr>
          <w:rFonts w:hint="eastAsia"/>
        </w:rPr>
        <w:t>建议为</w:t>
      </w:r>
      <w:r>
        <w:rPr>
          <w:rFonts w:hint="eastAsia"/>
        </w:rPr>
        <w:t xml:space="preserve"> /list</w:t>
      </w:r>
      <w:r>
        <w:rPr>
          <w:rFonts w:hint="eastAsia"/>
        </w:rPr>
        <w:t>、</w:t>
      </w:r>
      <w:r>
        <w:rPr>
          <w:rFonts w:hint="eastAsia"/>
        </w:rPr>
        <w:t>/save</w:t>
      </w:r>
      <w:r>
        <w:rPr>
          <w:rFonts w:hint="eastAsia"/>
        </w:rPr>
        <w:t>和</w:t>
      </w:r>
      <w:r>
        <w:rPr>
          <w:rFonts w:hint="eastAsia"/>
        </w:rPr>
        <w:t>/del</w:t>
      </w:r>
      <w:r>
        <w:rPr>
          <w:rFonts w:hint="eastAsia"/>
        </w:rPr>
        <w:t>；应保证</w:t>
      </w:r>
      <w:r>
        <w:rPr>
          <w:rFonts w:hint="eastAsia"/>
        </w:rPr>
        <w:t>controller</w:t>
      </w:r>
      <w:r>
        <w:rPr>
          <w:rFonts w:hint="eastAsia"/>
        </w:rPr>
        <w:t>不存在业务代码，业务代码的实现应在</w:t>
      </w:r>
      <w:r>
        <w:rPr>
          <w:rFonts w:hint="eastAsia"/>
        </w:rPr>
        <w:t>service</w:t>
      </w:r>
      <w:r>
        <w:rPr>
          <w:rFonts w:hint="eastAsia"/>
        </w:rPr>
        <w:t>层中实现。</w:t>
      </w:r>
    </w:p>
    <w:p w:rsidR="00DE3385" w:rsidRDefault="00DE3385" w:rsidP="00DE3385">
      <w:pPr>
        <w:pStyle w:val="3"/>
      </w:pPr>
      <w:bookmarkStart w:id="77" w:name="_Toc515710247"/>
      <w:r>
        <w:rPr>
          <w:rFonts w:hint="eastAsia"/>
        </w:rPr>
        <w:t>前台包名建议规范</w:t>
      </w:r>
      <w:bookmarkEnd w:id="77"/>
    </w:p>
    <w:p w:rsidR="00DE3385" w:rsidRDefault="00DE3385" w:rsidP="00DE3385">
      <w:pPr>
        <w:ind w:firstLineChars="0" w:firstLine="480"/>
      </w:pPr>
      <w:r>
        <w:rPr>
          <w:rFonts w:hint="eastAsia"/>
        </w:rPr>
        <w:t>前台包建议与后台代码的分包方式一致；前台代码包均放在</w:t>
      </w:r>
      <w:r>
        <w:rPr>
          <w:rFonts w:hint="eastAsia"/>
        </w:rPr>
        <w:t>webapp/pages</w:t>
      </w:r>
      <w:r>
        <w:rPr>
          <w:rFonts w:hint="eastAsia"/>
        </w:rPr>
        <w:t>目录下</w:t>
      </w:r>
      <w:r>
        <w:rPr>
          <w:rFonts w:hint="eastAsia"/>
        </w:rPr>
        <w:t>,</w:t>
      </w:r>
      <w:r>
        <w:rPr>
          <w:rFonts w:hint="eastAsia"/>
        </w:rPr>
        <w:t>根据模块区分</w:t>
      </w:r>
      <w:r>
        <w:rPr>
          <w:rFonts w:hint="eastAsia"/>
        </w:rPr>
        <w:t>;</w:t>
      </w:r>
      <w:r>
        <w:rPr>
          <w:rFonts w:hint="eastAsia"/>
        </w:rPr>
        <w:t>里面包含</w:t>
      </w:r>
      <w:r>
        <w:rPr>
          <w:rFonts w:hint="eastAsia"/>
        </w:rPr>
        <w:t>meta.js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文件，</w:t>
      </w:r>
      <w:r>
        <w:rPr>
          <w:rFonts w:hint="eastAsia"/>
        </w:rPr>
        <w:t>html</w:t>
      </w:r>
      <w:r>
        <w:rPr>
          <w:rFonts w:hint="eastAsia"/>
        </w:rPr>
        <w:t>文件和</w:t>
      </w:r>
      <w:r>
        <w:rPr>
          <w:rFonts w:hint="eastAsia"/>
        </w:rPr>
        <w:t>js</w:t>
      </w:r>
      <w:r>
        <w:rPr>
          <w:rFonts w:hint="eastAsia"/>
        </w:rPr>
        <w:t>文件。</w:t>
      </w:r>
    </w:p>
    <w:p w:rsidR="00DE3385" w:rsidRDefault="00DE3385" w:rsidP="00DE3385">
      <w:pPr>
        <w:pStyle w:val="3"/>
      </w:pPr>
      <w:bookmarkStart w:id="78" w:name="_Toc515710248"/>
      <w:r>
        <w:rPr>
          <w:rFonts w:hint="eastAsia"/>
        </w:rPr>
        <w:t>前台代码建议规范</w:t>
      </w:r>
      <w:bookmarkEnd w:id="78"/>
    </w:p>
    <w:p w:rsidR="00DE3385" w:rsidRDefault="00DE3385" w:rsidP="00DE3385">
      <w:pPr>
        <w:ind w:firstLine="480"/>
      </w:pPr>
      <w:r>
        <w:rPr>
          <w:rFonts w:hint="eastAsia"/>
        </w:rPr>
        <w:t>meta.js</w:t>
      </w:r>
      <w:r>
        <w:rPr>
          <w:rFonts w:hint="eastAsia"/>
        </w:rPr>
        <w:t>文件中应该包含后台</w:t>
      </w:r>
      <w:r>
        <w:rPr>
          <w:rFonts w:hint="eastAsia"/>
        </w:rPr>
        <w:t>entity</w:t>
      </w:r>
      <w:r>
        <w:rPr>
          <w:rFonts w:hint="eastAsia"/>
        </w:rPr>
        <w:t>包中所有的实体元素；</w:t>
      </w:r>
    </w:p>
    <w:p w:rsidR="00DE3385" w:rsidRDefault="00DE3385" w:rsidP="00DE3385">
      <w:pPr>
        <w:ind w:firstLine="480"/>
      </w:pPr>
      <w:r>
        <w:rPr>
          <w:rFonts w:hint="eastAsia"/>
        </w:rPr>
        <w:t>html</w:t>
      </w:r>
      <w:r>
        <w:rPr>
          <w:rFonts w:hint="eastAsia"/>
        </w:rPr>
        <w:t>查询条件中的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建议为“</w:t>
      </w:r>
      <w:r>
        <w:rPr>
          <w:rFonts w:hint="eastAsia"/>
        </w:rPr>
        <w:t>search_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业务实体字段；</w:t>
      </w:r>
    </w:p>
    <w:p w:rsidR="00DE3385" w:rsidRDefault="00DE3385" w:rsidP="00DE3385">
      <w:pPr>
        <w:ind w:firstLine="480"/>
      </w:pPr>
    </w:p>
    <w:p w:rsidR="003806A0" w:rsidRDefault="003806A0" w:rsidP="003806A0">
      <w:pPr>
        <w:pStyle w:val="1"/>
      </w:pPr>
      <w:bookmarkStart w:id="79" w:name="_Toc515710249"/>
      <w:r>
        <w:lastRenderedPageBreak/>
        <w:t>额外配置</w:t>
      </w:r>
      <w:bookmarkEnd w:id="79"/>
    </w:p>
    <w:p w:rsidR="003806A0" w:rsidRDefault="003806A0" w:rsidP="003806A0">
      <w:pPr>
        <w:pStyle w:val="2"/>
      </w:pPr>
      <w:bookmarkStart w:id="80" w:name="_Toc515710250"/>
      <w:r>
        <w:rPr>
          <w:rFonts w:hint="eastAsia"/>
        </w:rPr>
        <w:t>修改</w:t>
      </w:r>
      <w:r>
        <w:rPr>
          <w:rFonts w:hint="eastAsia"/>
        </w:rPr>
        <w:t>Nginx</w:t>
      </w:r>
      <w:r>
        <w:rPr>
          <w:rFonts w:hint="eastAsia"/>
        </w:rPr>
        <w:t>配置</w:t>
      </w:r>
      <w:bookmarkEnd w:id="80"/>
    </w:p>
    <w:p w:rsidR="003806A0" w:rsidRDefault="003806A0" w:rsidP="003806A0">
      <w:pPr>
        <w:ind w:firstLine="480"/>
      </w:pPr>
      <w:r>
        <w:rPr>
          <w:rFonts w:hint="eastAsia"/>
        </w:rPr>
        <w:tab/>
      </w:r>
    </w:p>
    <w:tbl>
      <w:tblPr>
        <w:tblStyle w:val="a5"/>
        <w:tblW w:w="0" w:type="auto"/>
        <w:tblLook w:val="04A0"/>
      </w:tblPr>
      <w:tblGrid>
        <w:gridCol w:w="8296"/>
      </w:tblGrid>
      <w:tr w:rsidR="003806A0" w:rsidTr="003806A0">
        <w:tc>
          <w:tcPr>
            <w:tcW w:w="8296" w:type="dxa"/>
          </w:tcPr>
          <w:p w:rsidR="003806A0" w:rsidRDefault="003806A0" w:rsidP="003806A0">
            <w:pPr>
              <w:ind w:firstLine="480"/>
            </w:pPr>
            <w:r>
              <w:tab/>
            </w:r>
            <w:r>
              <w:rPr>
                <w:rFonts w:hint="eastAsia"/>
              </w:rPr>
              <w:tab/>
              <w:t>#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动静分离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只处理工作台的前端</w:t>
            </w:r>
            <w:r>
              <w:rPr>
                <w:rFonts w:hint="eastAsia"/>
              </w:rPr>
              <w:t>)</w:t>
            </w:r>
          </w:p>
          <w:p w:rsidR="003806A0" w:rsidRDefault="003806A0" w:rsidP="003806A0">
            <w:pPr>
              <w:ind w:firstLine="480"/>
            </w:pPr>
            <w:r>
              <w:t xml:space="preserve">location ~ /tenant/.*\.(html|htm|gif|jpg|jpeg|bmp|png|ico|txt|js|css|woff|ttf)$   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  <w:t xml:space="preserve">{   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proxy_pass  http://127.0.0.1:8080;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root html;</w:t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</w:r>
            <w:r>
              <w:tab/>
              <w:t>index  index.html index.htm;</w:t>
            </w:r>
            <w:r>
              <w:tab/>
            </w:r>
          </w:p>
          <w:p w:rsidR="003806A0" w:rsidRDefault="003806A0" w:rsidP="003806A0">
            <w:pPr>
              <w:ind w:firstLine="480"/>
            </w:pPr>
            <w:r>
              <w:tab/>
            </w:r>
            <w:r>
              <w:tab/>
              <w:t>}</w:t>
            </w:r>
          </w:p>
        </w:tc>
      </w:tr>
    </w:tbl>
    <w:p w:rsidR="003806A0" w:rsidRDefault="003806A0" w:rsidP="003806A0">
      <w:pPr>
        <w:ind w:firstLineChars="0" w:firstLine="0"/>
      </w:pPr>
    </w:p>
    <w:p w:rsidR="003806A0" w:rsidRPr="00642838" w:rsidRDefault="003806A0" w:rsidP="003806A0">
      <w:pPr>
        <w:ind w:firstLine="480"/>
      </w:pPr>
      <w:r>
        <w:tab/>
      </w:r>
      <w:hyperlink r:id="rId66" w:history="1">
        <w:r w:rsidRPr="00F05B6C">
          <w:rPr>
            <w:rStyle w:val="a7"/>
          </w:rPr>
          <w:t>http://127.0.0.1:8080</w:t>
        </w:r>
      </w:hyperlink>
      <w:r>
        <w:rPr>
          <w:rFonts w:hint="eastAsia"/>
        </w:rPr>
        <w:t>为应用平台的访问地址和端口号</w:t>
      </w:r>
    </w:p>
    <w:p w:rsidR="00DE3385" w:rsidRPr="003806A0" w:rsidRDefault="00DE3385">
      <w:pPr>
        <w:widowControl/>
        <w:spacing w:line="240" w:lineRule="auto"/>
        <w:ind w:firstLineChars="0" w:firstLine="0"/>
        <w:jc w:val="left"/>
        <w:rPr>
          <w:kern w:val="0"/>
          <w:sz w:val="20"/>
          <w:szCs w:val="20"/>
        </w:rPr>
      </w:pPr>
    </w:p>
    <w:sectPr w:rsidR="00DE3385" w:rsidRPr="003806A0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52F5" w:rsidRPr="00981507" w:rsidRDefault="004B52F5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1">
    <w:p w:rsidR="004B52F5" w:rsidRPr="00981507" w:rsidRDefault="004B52F5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9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547266" w:rsidRDefault="003806A0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9"/>
      <w:ind w:firstLine="36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9"/>
      <w:ind w:firstLine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547266" w:rsidRDefault="003806A0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="005F0694"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="005F0694" w:rsidRPr="00D92C62">
      <w:rPr>
        <w:kern w:val="0"/>
        <w:sz w:val="18"/>
        <w:szCs w:val="18"/>
      </w:rPr>
      <w:fldChar w:fldCharType="separate"/>
    </w:r>
    <w:r w:rsidR="00566090">
      <w:rPr>
        <w:noProof/>
        <w:kern w:val="0"/>
        <w:sz w:val="18"/>
        <w:szCs w:val="18"/>
      </w:rPr>
      <w:t>31</w:t>
    </w:r>
    <w:r w:rsidR="005F0694"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9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52F5" w:rsidRPr="00981507" w:rsidRDefault="004B52F5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1">
    <w:p w:rsidR="004B52F5" w:rsidRPr="00981507" w:rsidRDefault="004B52F5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8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D01A71" w:rsidRDefault="003806A0" w:rsidP="00D01A71">
    <w:pPr>
      <w:ind w:left="480"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547266">
    <w:pPr>
      <w:pStyle w:val="a8"/>
      <w:ind w:firstLine="360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8"/>
      <w:ind w:firstLine="360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Pr="00547266" w:rsidRDefault="003806A0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6A0" w:rsidRDefault="003806A0" w:rsidP="00D245E4">
    <w:pPr>
      <w:pStyle w:val="a8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D4F752D"/>
    <w:multiLevelType w:val="multilevel"/>
    <w:tmpl w:val="3A14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5BD2294"/>
    <w:multiLevelType w:val="hybridMultilevel"/>
    <w:tmpl w:val="95626BBE"/>
    <w:lvl w:ilvl="0" w:tplc="3F1A1F0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6C0D09A0"/>
    <w:multiLevelType w:val="hybridMultilevel"/>
    <w:tmpl w:val="D4F65B6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6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8">
    <w:nsid w:val="7F3A17BB"/>
    <w:multiLevelType w:val="hybridMultilevel"/>
    <w:tmpl w:val="3EACD9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16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15"/>
  </w:num>
  <w:num w:numId="11">
    <w:abstractNumId w:val="17"/>
  </w:num>
  <w:num w:numId="12">
    <w:abstractNumId w:val="5"/>
    <w:lvlOverride w:ilvl="0">
      <w:startOverride w:val="1"/>
    </w:lvlOverride>
  </w:num>
  <w:num w:numId="13">
    <w:abstractNumId w:val="13"/>
  </w:num>
  <w:num w:numId="14">
    <w:abstractNumId w:val="3"/>
  </w:num>
  <w:num w:numId="15">
    <w:abstractNumId w:val="11"/>
  </w:num>
  <w:num w:numId="16">
    <w:abstractNumId w:val="2"/>
  </w:num>
  <w:num w:numId="17">
    <w:abstractNumId w:val="6"/>
  </w:num>
  <w:num w:numId="18">
    <w:abstractNumId w:val="14"/>
  </w:num>
  <w:num w:numId="19">
    <w:abstractNumId w:val="18"/>
  </w:num>
  <w:num w:numId="20">
    <w:abstractNumId w:val="8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hideSpellingErrors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910B9"/>
    <w:rsid w:val="0000029E"/>
    <w:rsid w:val="00001160"/>
    <w:rsid w:val="00001D6F"/>
    <w:rsid w:val="00003909"/>
    <w:rsid w:val="000045F5"/>
    <w:rsid w:val="00007109"/>
    <w:rsid w:val="00007168"/>
    <w:rsid w:val="0000737D"/>
    <w:rsid w:val="00007E54"/>
    <w:rsid w:val="00011342"/>
    <w:rsid w:val="00011984"/>
    <w:rsid w:val="00011DD4"/>
    <w:rsid w:val="00014C50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1406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4312"/>
    <w:rsid w:val="00126564"/>
    <w:rsid w:val="0012687B"/>
    <w:rsid w:val="00127C3B"/>
    <w:rsid w:val="00127E7C"/>
    <w:rsid w:val="0013501F"/>
    <w:rsid w:val="001359E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185C"/>
    <w:rsid w:val="001619C3"/>
    <w:rsid w:val="00162631"/>
    <w:rsid w:val="001654A8"/>
    <w:rsid w:val="00166978"/>
    <w:rsid w:val="001718B8"/>
    <w:rsid w:val="001736AC"/>
    <w:rsid w:val="00173BB7"/>
    <w:rsid w:val="001742C1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B1F1E"/>
    <w:rsid w:val="001B363F"/>
    <w:rsid w:val="001B43F9"/>
    <w:rsid w:val="001B5B0F"/>
    <w:rsid w:val="001B6385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6211"/>
    <w:rsid w:val="00220A4D"/>
    <w:rsid w:val="002218A0"/>
    <w:rsid w:val="002228F0"/>
    <w:rsid w:val="002238D4"/>
    <w:rsid w:val="00225497"/>
    <w:rsid w:val="00225981"/>
    <w:rsid w:val="00226DA6"/>
    <w:rsid w:val="00232D13"/>
    <w:rsid w:val="00232D50"/>
    <w:rsid w:val="002338DA"/>
    <w:rsid w:val="0023775A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8CD"/>
    <w:rsid w:val="002809F1"/>
    <w:rsid w:val="00280C80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30D7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73E5"/>
    <w:rsid w:val="002C7763"/>
    <w:rsid w:val="002C79B2"/>
    <w:rsid w:val="002D1479"/>
    <w:rsid w:val="002D17E1"/>
    <w:rsid w:val="002D1C9A"/>
    <w:rsid w:val="002D51B3"/>
    <w:rsid w:val="002D5D77"/>
    <w:rsid w:val="002D6538"/>
    <w:rsid w:val="002D65B5"/>
    <w:rsid w:val="002D68D3"/>
    <w:rsid w:val="002D7AC7"/>
    <w:rsid w:val="002E086F"/>
    <w:rsid w:val="002E6C88"/>
    <w:rsid w:val="002E7314"/>
    <w:rsid w:val="002F1607"/>
    <w:rsid w:val="002F3494"/>
    <w:rsid w:val="002F527C"/>
    <w:rsid w:val="002F6010"/>
    <w:rsid w:val="002F67B7"/>
    <w:rsid w:val="0030367D"/>
    <w:rsid w:val="003048A1"/>
    <w:rsid w:val="003057DB"/>
    <w:rsid w:val="00306400"/>
    <w:rsid w:val="003073CF"/>
    <w:rsid w:val="0031284C"/>
    <w:rsid w:val="00313FC6"/>
    <w:rsid w:val="00314C6B"/>
    <w:rsid w:val="00315FF3"/>
    <w:rsid w:val="0031762C"/>
    <w:rsid w:val="0031786A"/>
    <w:rsid w:val="00320EBE"/>
    <w:rsid w:val="00321DF3"/>
    <w:rsid w:val="003220CA"/>
    <w:rsid w:val="00322D6B"/>
    <w:rsid w:val="003230E1"/>
    <w:rsid w:val="0032357E"/>
    <w:rsid w:val="003244F1"/>
    <w:rsid w:val="00324DB5"/>
    <w:rsid w:val="0032697D"/>
    <w:rsid w:val="00333221"/>
    <w:rsid w:val="0033436F"/>
    <w:rsid w:val="00336DC7"/>
    <w:rsid w:val="003433EC"/>
    <w:rsid w:val="00343997"/>
    <w:rsid w:val="003451F5"/>
    <w:rsid w:val="00350918"/>
    <w:rsid w:val="00352A51"/>
    <w:rsid w:val="0035689C"/>
    <w:rsid w:val="003600FC"/>
    <w:rsid w:val="00363D02"/>
    <w:rsid w:val="003652DB"/>
    <w:rsid w:val="00370AF7"/>
    <w:rsid w:val="003722C4"/>
    <w:rsid w:val="00373C63"/>
    <w:rsid w:val="00374B33"/>
    <w:rsid w:val="003752AE"/>
    <w:rsid w:val="00377E86"/>
    <w:rsid w:val="003806A0"/>
    <w:rsid w:val="00382554"/>
    <w:rsid w:val="00385307"/>
    <w:rsid w:val="003859E9"/>
    <w:rsid w:val="003871C9"/>
    <w:rsid w:val="003978D8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6881"/>
    <w:rsid w:val="003F155A"/>
    <w:rsid w:val="003F5C25"/>
    <w:rsid w:val="003F6C13"/>
    <w:rsid w:val="003F73FD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41AE"/>
    <w:rsid w:val="004249FE"/>
    <w:rsid w:val="0042529A"/>
    <w:rsid w:val="00426738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141C"/>
    <w:rsid w:val="004631A0"/>
    <w:rsid w:val="00464CA9"/>
    <w:rsid w:val="00466336"/>
    <w:rsid w:val="00470CCD"/>
    <w:rsid w:val="004710AF"/>
    <w:rsid w:val="00472282"/>
    <w:rsid w:val="00474204"/>
    <w:rsid w:val="00477CE3"/>
    <w:rsid w:val="00477D9D"/>
    <w:rsid w:val="00480422"/>
    <w:rsid w:val="004813FE"/>
    <w:rsid w:val="00481F7F"/>
    <w:rsid w:val="00482007"/>
    <w:rsid w:val="0048452F"/>
    <w:rsid w:val="0048627E"/>
    <w:rsid w:val="00491732"/>
    <w:rsid w:val="004920C4"/>
    <w:rsid w:val="004930DE"/>
    <w:rsid w:val="004931E6"/>
    <w:rsid w:val="004A00D7"/>
    <w:rsid w:val="004A0EFF"/>
    <w:rsid w:val="004A12CA"/>
    <w:rsid w:val="004B2D5E"/>
    <w:rsid w:val="004B3FBF"/>
    <w:rsid w:val="004B4EA1"/>
    <w:rsid w:val="004B52F5"/>
    <w:rsid w:val="004B5D75"/>
    <w:rsid w:val="004B6C3D"/>
    <w:rsid w:val="004D1F43"/>
    <w:rsid w:val="004D3EC4"/>
    <w:rsid w:val="004D44AF"/>
    <w:rsid w:val="004D48E8"/>
    <w:rsid w:val="004D5E75"/>
    <w:rsid w:val="004D70E1"/>
    <w:rsid w:val="004E08D7"/>
    <w:rsid w:val="004E7231"/>
    <w:rsid w:val="004E727E"/>
    <w:rsid w:val="004E7856"/>
    <w:rsid w:val="004F1ABC"/>
    <w:rsid w:val="004F54B6"/>
    <w:rsid w:val="004F791A"/>
    <w:rsid w:val="00500F49"/>
    <w:rsid w:val="00501292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7FF2"/>
    <w:rsid w:val="0056219B"/>
    <w:rsid w:val="005638D8"/>
    <w:rsid w:val="00563FB3"/>
    <w:rsid w:val="0056417A"/>
    <w:rsid w:val="0056453F"/>
    <w:rsid w:val="00566090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BD9"/>
    <w:rsid w:val="005C5875"/>
    <w:rsid w:val="005C6002"/>
    <w:rsid w:val="005D178D"/>
    <w:rsid w:val="005D21FD"/>
    <w:rsid w:val="005D3884"/>
    <w:rsid w:val="005D6ADC"/>
    <w:rsid w:val="005D7161"/>
    <w:rsid w:val="005E0FBE"/>
    <w:rsid w:val="005E2E11"/>
    <w:rsid w:val="005E420F"/>
    <w:rsid w:val="005E6FAF"/>
    <w:rsid w:val="005F0694"/>
    <w:rsid w:val="005F070B"/>
    <w:rsid w:val="005F2E69"/>
    <w:rsid w:val="005F3983"/>
    <w:rsid w:val="005F6A59"/>
    <w:rsid w:val="00601161"/>
    <w:rsid w:val="006024E1"/>
    <w:rsid w:val="0060575C"/>
    <w:rsid w:val="00605903"/>
    <w:rsid w:val="00606612"/>
    <w:rsid w:val="00607C29"/>
    <w:rsid w:val="00616A0A"/>
    <w:rsid w:val="00616E38"/>
    <w:rsid w:val="00622063"/>
    <w:rsid w:val="0062288F"/>
    <w:rsid w:val="00622B08"/>
    <w:rsid w:val="00622B7A"/>
    <w:rsid w:val="00622CB2"/>
    <w:rsid w:val="0062488F"/>
    <w:rsid w:val="00624D19"/>
    <w:rsid w:val="00625174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7250"/>
    <w:rsid w:val="006A3296"/>
    <w:rsid w:val="006A4699"/>
    <w:rsid w:val="006A5CCE"/>
    <w:rsid w:val="006A6194"/>
    <w:rsid w:val="006A7F75"/>
    <w:rsid w:val="006B0AD2"/>
    <w:rsid w:val="006B0F3D"/>
    <w:rsid w:val="006B17DD"/>
    <w:rsid w:val="006B3420"/>
    <w:rsid w:val="006B3581"/>
    <w:rsid w:val="006B502B"/>
    <w:rsid w:val="006B5092"/>
    <w:rsid w:val="006B7A9F"/>
    <w:rsid w:val="006C0DBE"/>
    <w:rsid w:val="006C443C"/>
    <w:rsid w:val="006C4BEF"/>
    <w:rsid w:val="006C5145"/>
    <w:rsid w:val="006C6330"/>
    <w:rsid w:val="006C67DE"/>
    <w:rsid w:val="006C767E"/>
    <w:rsid w:val="006C791F"/>
    <w:rsid w:val="006D1B26"/>
    <w:rsid w:val="006D25D7"/>
    <w:rsid w:val="006D303D"/>
    <w:rsid w:val="006D347E"/>
    <w:rsid w:val="006D39C6"/>
    <w:rsid w:val="006D5F89"/>
    <w:rsid w:val="006E1217"/>
    <w:rsid w:val="006E3D92"/>
    <w:rsid w:val="006F01E7"/>
    <w:rsid w:val="006F47D3"/>
    <w:rsid w:val="006F55C7"/>
    <w:rsid w:val="006F5B4E"/>
    <w:rsid w:val="006F7908"/>
    <w:rsid w:val="00703FF5"/>
    <w:rsid w:val="00705651"/>
    <w:rsid w:val="00705A9B"/>
    <w:rsid w:val="00706489"/>
    <w:rsid w:val="00711811"/>
    <w:rsid w:val="00713C33"/>
    <w:rsid w:val="007149B1"/>
    <w:rsid w:val="00717FBC"/>
    <w:rsid w:val="00721F0B"/>
    <w:rsid w:val="00722532"/>
    <w:rsid w:val="007250A0"/>
    <w:rsid w:val="00725358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FF8"/>
    <w:rsid w:val="00750606"/>
    <w:rsid w:val="00752962"/>
    <w:rsid w:val="00753142"/>
    <w:rsid w:val="00756DCE"/>
    <w:rsid w:val="00757BE2"/>
    <w:rsid w:val="00760934"/>
    <w:rsid w:val="007613C5"/>
    <w:rsid w:val="00762143"/>
    <w:rsid w:val="00762442"/>
    <w:rsid w:val="00765FAB"/>
    <w:rsid w:val="00770A37"/>
    <w:rsid w:val="00770C52"/>
    <w:rsid w:val="00770F46"/>
    <w:rsid w:val="0077296F"/>
    <w:rsid w:val="00774A6B"/>
    <w:rsid w:val="0077763E"/>
    <w:rsid w:val="007816BA"/>
    <w:rsid w:val="00782E5E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1C1D"/>
    <w:rsid w:val="007D2C91"/>
    <w:rsid w:val="007D43EF"/>
    <w:rsid w:val="007D6F4E"/>
    <w:rsid w:val="007E2B1F"/>
    <w:rsid w:val="007E7970"/>
    <w:rsid w:val="007F0734"/>
    <w:rsid w:val="007F0983"/>
    <w:rsid w:val="007F5225"/>
    <w:rsid w:val="007F58CD"/>
    <w:rsid w:val="007F650A"/>
    <w:rsid w:val="007F661D"/>
    <w:rsid w:val="007F6F57"/>
    <w:rsid w:val="00804CD2"/>
    <w:rsid w:val="008057B0"/>
    <w:rsid w:val="00807218"/>
    <w:rsid w:val="00810F10"/>
    <w:rsid w:val="0081530C"/>
    <w:rsid w:val="00820BC4"/>
    <w:rsid w:val="00822BC1"/>
    <w:rsid w:val="0082454C"/>
    <w:rsid w:val="008304CC"/>
    <w:rsid w:val="00832F07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503B"/>
    <w:rsid w:val="008555FF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20B9"/>
    <w:rsid w:val="0088494A"/>
    <w:rsid w:val="008854EA"/>
    <w:rsid w:val="00885AC5"/>
    <w:rsid w:val="00886410"/>
    <w:rsid w:val="008942B1"/>
    <w:rsid w:val="00896090"/>
    <w:rsid w:val="008A35FE"/>
    <w:rsid w:val="008A632B"/>
    <w:rsid w:val="008B037C"/>
    <w:rsid w:val="008B0780"/>
    <w:rsid w:val="008B280D"/>
    <w:rsid w:val="008B58B7"/>
    <w:rsid w:val="008B6848"/>
    <w:rsid w:val="008B7579"/>
    <w:rsid w:val="008C21CD"/>
    <w:rsid w:val="008C2240"/>
    <w:rsid w:val="008C4A9A"/>
    <w:rsid w:val="008C5543"/>
    <w:rsid w:val="008C671E"/>
    <w:rsid w:val="008C6E71"/>
    <w:rsid w:val="008D05C8"/>
    <w:rsid w:val="008D5AAF"/>
    <w:rsid w:val="008E43B6"/>
    <w:rsid w:val="008F2004"/>
    <w:rsid w:val="008F32DE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2C82"/>
    <w:rsid w:val="00973BC0"/>
    <w:rsid w:val="00974254"/>
    <w:rsid w:val="0097489A"/>
    <w:rsid w:val="00974FCF"/>
    <w:rsid w:val="00975642"/>
    <w:rsid w:val="009778A3"/>
    <w:rsid w:val="00977B63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183C"/>
    <w:rsid w:val="009A2E2F"/>
    <w:rsid w:val="009A2F27"/>
    <w:rsid w:val="009A4976"/>
    <w:rsid w:val="009A4D76"/>
    <w:rsid w:val="009A7149"/>
    <w:rsid w:val="009A7F1C"/>
    <w:rsid w:val="009B06D2"/>
    <w:rsid w:val="009B19FA"/>
    <w:rsid w:val="009B5A42"/>
    <w:rsid w:val="009C057C"/>
    <w:rsid w:val="009C1B2A"/>
    <w:rsid w:val="009C4C60"/>
    <w:rsid w:val="009C6575"/>
    <w:rsid w:val="009C7507"/>
    <w:rsid w:val="009C7EC0"/>
    <w:rsid w:val="009D1D7F"/>
    <w:rsid w:val="009D3E2D"/>
    <w:rsid w:val="009D7120"/>
    <w:rsid w:val="009D7CCF"/>
    <w:rsid w:val="009E032E"/>
    <w:rsid w:val="009E072C"/>
    <w:rsid w:val="009E0FFA"/>
    <w:rsid w:val="009E5EA3"/>
    <w:rsid w:val="009E6911"/>
    <w:rsid w:val="009F4229"/>
    <w:rsid w:val="009F6F11"/>
    <w:rsid w:val="00A00426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411D"/>
    <w:rsid w:val="00A40067"/>
    <w:rsid w:val="00A454F4"/>
    <w:rsid w:val="00A474E8"/>
    <w:rsid w:val="00A47DE0"/>
    <w:rsid w:val="00A51B73"/>
    <w:rsid w:val="00A51D26"/>
    <w:rsid w:val="00A5240F"/>
    <w:rsid w:val="00A524CC"/>
    <w:rsid w:val="00A537D9"/>
    <w:rsid w:val="00A543F3"/>
    <w:rsid w:val="00A545B8"/>
    <w:rsid w:val="00A55006"/>
    <w:rsid w:val="00A5667A"/>
    <w:rsid w:val="00A60882"/>
    <w:rsid w:val="00A65690"/>
    <w:rsid w:val="00A6597A"/>
    <w:rsid w:val="00A65D02"/>
    <w:rsid w:val="00A67720"/>
    <w:rsid w:val="00A70CAB"/>
    <w:rsid w:val="00A72BA0"/>
    <w:rsid w:val="00A730CD"/>
    <w:rsid w:val="00A747AA"/>
    <w:rsid w:val="00A75B02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BFF"/>
    <w:rsid w:val="00AA2DEB"/>
    <w:rsid w:val="00AA3214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2735"/>
    <w:rsid w:val="00AC4B8B"/>
    <w:rsid w:val="00AC767C"/>
    <w:rsid w:val="00AD2824"/>
    <w:rsid w:val="00AD292D"/>
    <w:rsid w:val="00AD4B6C"/>
    <w:rsid w:val="00AE2300"/>
    <w:rsid w:val="00AE2E65"/>
    <w:rsid w:val="00AE3BF9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4B17"/>
    <w:rsid w:val="00B25560"/>
    <w:rsid w:val="00B27953"/>
    <w:rsid w:val="00B33660"/>
    <w:rsid w:val="00B34C6D"/>
    <w:rsid w:val="00B35C76"/>
    <w:rsid w:val="00B3770A"/>
    <w:rsid w:val="00B42F0E"/>
    <w:rsid w:val="00B45182"/>
    <w:rsid w:val="00B4645C"/>
    <w:rsid w:val="00B46634"/>
    <w:rsid w:val="00B46758"/>
    <w:rsid w:val="00B475E7"/>
    <w:rsid w:val="00B50799"/>
    <w:rsid w:val="00B57382"/>
    <w:rsid w:val="00B60827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18BB"/>
    <w:rsid w:val="00BD2114"/>
    <w:rsid w:val="00BD353D"/>
    <w:rsid w:val="00BD3FD7"/>
    <w:rsid w:val="00BD4286"/>
    <w:rsid w:val="00BD453C"/>
    <w:rsid w:val="00BD5A52"/>
    <w:rsid w:val="00BD610E"/>
    <w:rsid w:val="00BD7204"/>
    <w:rsid w:val="00BE0300"/>
    <w:rsid w:val="00BE0820"/>
    <w:rsid w:val="00BE26E4"/>
    <w:rsid w:val="00BE38D7"/>
    <w:rsid w:val="00BE53D6"/>
    <w:rsid w:val="00BE583F"/>
    <w:rsid w:val="00BE6013"/>
    <w:rsid w:val="00BE6913"/>
    <w:rsid w:val="00BE6BF1"/>
    <w:rsid w:val="00BF2278"/>
    <w:rsid w:val="00BF3016"/>
    <w:rsid w:val="00BF461E"/>
    <w:rsid w:val="00BF5086"/>
    <w:rsid w:val="00BF6E56"/>
    <w:rsid w:val="00BF758F"/>
    <w:rsid w:val="00C0079D"/>
    <w:rsid w:val="00C00F61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A5A"/>
    <w:rsid w:val="00C27B98"/>
    <w:rsid w:val="00C301CE"/>
    <w:rsid w:val="00C31200"/>
    <w:rsid w:val="00C31267"/>
    <w:rsid w:val="00C32010"/>
    <w:rsid w:val="00C327C3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557D3"/>
    <w:rsid w:val="00C5656D"/>
    <w:rsid w:val="00C56A15"/>
    <w:rsid w:val="00C634E6"/>
    <w:rsid w:val="00C66A05"/>
    <w:rsid w:val="00C72785"/>
    <w:rsid w:val="00C75201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77E"/>
    <w:rsid w:val="00CA6D72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5617"/>
    <w:rsid w:val="00CC56EB"/>
    <w:rsid w:val="00CC689D"/>
    <w:rsid w:val="00CD1BF7"/>
    <w:rsid w:val="00CD1E91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57B8"/>
    <w:rsid w:val="00D65F94"/>
    <w:rsid w:val="00D66D4D"/>
    <w:rsid w:val="00D66D76"/>
    <w:rsid w:val="00D717F2"/>
    <w:rsid w:val="00D723BD"/>
    <w:rsid w:val="00D7289C"/>
    <w:rsid w:val="00D750DF"/>
    <w:rsid w:val="00D8198B"/>
    <w:rsid w:val="00D83950"/>
    <w:rsid w:val="00D84331"/>
    <w:rsid w:val="00D85F9A"/>
    <w:rsid w:val="00D933BE"/>
    <w:rsid w:val="00D97D45"/>
    <w:rsid w:val="00DA2345"/>
    <w:rsid w:val="00DA2721"/>
    <w:rsid w:val="00DA475B"/>
    <w:rsid w:val="00DA508D"/>
    <w:rsid w:val="00DA6416"/>
    <w:rsid w:val="00DA6A3D"/>
    <w:rsid w:val="00DA767D"/>
    <w:rsid w:val="00DA7D2E"/>
    <w:rsid w:val="00DB24B6"/>
    <w:rsid w:val="00DB2BF7"/>
    <w:rsid w:val="00DB39DD"/>
    <w:rsid w:val="00DB41AF"/>
    <w:rsid w:val="00DB5F21"/>
    <w:rsid w:val="00DB604D"/>
    <w:rsid w:val="00DB67CB"/>
    <w:rsid w:val="00DB7571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5410"/>
    <w:rsid w:val="00DD58FB"/>
    <w:rsid w:val="00DD61BC"/>
    <w:rsid w:val="00DE0FD0"/>
    <w:rsid w:val="00DE3385"/>
    <w:rsid w:val="00DE494B"/>
    <w:rsid w:val="00DE4EF3"/>
    <w:rsid w:val="00DE5B2B"/>
    <w:rsid w:val="00DE7C35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A1E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5458"/>
    <w:rsid w:val="00E7619D"/>
    <w:rsid w:val="00E77039"/>
    <w:rsid w:val="00E77191"/>
    <w:rsid w:val="00E82289"/>
    <w:rsid w:val="00E82A8B"/>
    <w:rsid w:val="00E83095"/>
    <w:rsid w:val="00E834CA"/>
    <w:rsid w:val="00E84608"/>
    <w:rsid w:val="00E85940"/>
    <w:rsid w:val="00E85E08"/>
    <w:rsid w:val="00E8776F"/>
    <w:rsid w:val="00E91476"/>
    <w:rsid w:val="00E91744"/>
    <w:rsid w:val="00E9190C"/>
    <w:rsid w:val="00E946D6"/>
    <w:rsid w:val="00E94AD2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3CE7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D09F3"/>
    <w:rsid w:val="00ED331F"/>
    <w:rsid w:val="00EE0588"/>
    <w:rsid w:val="00EE067F"/>
    <w:rsid w:val="00EE11E5"/>
    <w:rsid w:val="00EE28BE"/>
    <w:rsid w:val="00EE2AB0"/>
    <w:rsid w:val="00EE63EB"/>
    <w:rsid w:val="00EE67C7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1AED"/>
    <w:rsid w:val="00F026A8"/>
    <w:rsid w:val="00F026E3"/>
    <w:rsid w:val="00F02909"/>
    <w:rsid w:val="00F04EB2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7EFD"/>
    <w:rsid w:val="00F3077E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6202A"/>
    <w:rsid w:val="00F63725"/>
    <w:rsid w:val="00F65539"/>
    <w:rsid w:val="00F70B7F"/>
    <w:rsid w:val="00F757CC"/>
    <w:rsid w:val="00F75B1F"/>
    <w:rsid w:val="00F760C8"/>
    <w:rsid w:val="00F76E48"/>
    <w:rsid w:val="00F77BBB"/>
    <w:rsid w:val="00F80D3E"/>
    <w:rsid w:val="00F81667"/>
    <w:rsid w:val="00F81B3C"/>
    <w:rsid w:val="00F8499F"/>
    <w:rsid w:val="00F855AB"/>
    <w:rsid w:val="00F865C7"/>
    <w:rsid w:val="00F90190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31BF"/>
    <w:rsid w:val="00FC549D"/>
    <w:rsid w:val="00FC5BD3"/>
    <w:rsid w:val="00FC6D8F"/>
    <w:rsid w:val="00FC76A2"/>
    <w:rsid w:val="00FD0C0B"/>
    <w:rsid w:val="00FD2609"/>
    <w:rsid w:val="00FD29BE"/>
    <w:rsid w:val="00FD2D01"/>
    <w:rsid w:val="00FD2EF5"/>
    <w:rsid w:val="00FD6CB8"/>
    <w:rsid w:val="00FE1668"/>
    <w:rsid w:val="00FE1C64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35" w:unhideWhenUsed="0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3" w:unhideWhenUsed="0" w:qFormat="1"/>
    <w:lsdException w:name="Emphasis" w:semiHidden="0" w:uiPriority="21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rsid w:val="0013670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semiHidden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E338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DE338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hyperlink" Target="http://127.0.0.1:8080" TargetMode="Externa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yperlink" Target="https://github.com/flatiron/director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0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fontTable" Target="fontTable.xml"/><Relationship Id="rId20" Type="http://schemas.openxmlformats.org/officeDocument/2006/relationships/header" Target="header6.xm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dataSourceCollection xmlns="http://www.yonyou.com/datasource"/>
</file>

<file path=customXml/item2.xml><?xml version="1.0" encoding="utf-8"?>
<relations xmlns="http://www.yonyou.com/relation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2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3.xml><?xml version="1.0" encoding="utf-8"?>
<ds:datastoreItem xmlns:ds="http://schemas.openxmlformats.org/officeDocument/2006/customXml" ds:itemID="{9F641332-4E8D-417B-9C9B-561D06D2B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37</Pages>
  <Words>1585</Words>
  <Characters>9041</Characters>
  <Application>Microsoft Office Word</Application>
  <DocSecurity>0</DocSecurity>
  <Lines>75</Lines>
  <Paragraphs>21</Paragraphs>
  <ScaleCrop>false</ScaleCrop>
  <Company/>
  <LinksUpToDate>false</LinksUpToDate>
  <CharactersWithSpaces>10605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admin</cp:lastModifiedBy>
  <cp:revision>49</cp:revision>
  <dcterms:created xsi:type="dcterms:W3CDTF">2018-05-09T07:24:00Z</dcterms:created>
  <dcterms:modified xsi:type="dcterms:W3CDTF">2018-06-16T01:25:00Z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